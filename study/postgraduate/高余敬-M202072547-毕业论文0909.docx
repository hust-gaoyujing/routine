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500" w:lineRule="atLeast"/>
        <w:rPr>
          <w:b/>
          <w:bCs/>
          <w:color w:val="000000" w:themeColor="text1"/>
          <w14:textFill>
            <w14:solidFill>
              <w14:schemeClr w14:val="tx1"/>
            </w14:solidFill>
          </w14:textFill>
        </w:rPr>
      </w:pPr>
      <w:bookmarkStart w:id="0" w:name="_Hlk88657379"/>
      <w:bookmarkEnd w:id="0"/>
      <w:bookmarkStart w:id="1" w:name="_Toc437362256"/>
      <w:bookmarkStart w:id="2" w:name="_Toc437362296"/>
      <w:bookmarkStart w:id="3" w:name="_Toc439328357"/>
      <w:bookmarkStart w:id="4" w:name="_Toc444250078"/>
      <w:bookmarkStart w:id="5" w:name="_Toc379915050"/>
      <w:bookmarkStart w:id="6" w:name="_Toc377235966"/>
      <w:bookmarkStart w:id="7" w:name="_Toc229915031"/>
      <w:bookmarkStart w:id="8" w:name="_Toc229791430"/>
      <w:r>
        <w:rPr>
          <w:b/>
          <w:bCs/>
        </w:rPr>
        <w:fldChar w:fldCharType="begin"/>
      </w:r>
      <w:r>
        <w:rPr>
          <w:b/>
          <w:bCs/>
        </w:rPr>
        <w:instrText xml:space="preserve"> MACROBUTTON MTEditEquationSection2 </w:instrText>
      </w:r>
      <w:r>
        <w:rPr>
          <w:rStyle w:val="94"/>
          <w:rFonts w:hint="eastAsia"/>
        </w:rPr>
        <w:instrText xml:space="preserve">公式章 3 节 1</w:instrText>
      </w:r>
      <w:r>
        <w:rPr>
          <w:b/>
          <w:bCs/>
        </w:rPr>
        <w:fldChar w:fldCharType="begin"/>
      </w:r>
      <w:r>
        <w:rPr>
          <w:b/>
          <w:bCs/>
        </w:rPr>
        <w:instrText xml:space="preserve"> </w:instrText>
      </w:r>
      <w:r>
        <w:rPr>
          <w:rFonts w:hint="eastAsia"/>
          <w:b/>
          <w:bCs/>
        </w:rPr>
        <w:instrText xml:space="preserve">SEQ MTEqn \r \h \* MERGEFORMAT</w:instrText>
      </w:r>
      <w:r>
        <w:rPr>
          <w:b/>
          <w:bCs/>
        </w:rPr>
        <w:instrText xml:space="preserve">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3 \h \* MERGEFORMAT </w:instrText>
      </w:r>
      <w:r>
        <w:rPr>
          <w:b/>
          <w:bCs/>
        </w:rPr>
        <w:fldChar w:fldCharType="end"/>
      </w:r>
      <w:r>
        <w:rPr>
          <w:b/>
          <w:bCs/>
        </w:rPr>
        <w:fldChar w:fldCharType="end"/>
      </w:r>
      <w:r>
        <w:rPr>
          <w:b/>
          <w:bCs/>
        </w:rPr>
        <w:t>分</w:t>
      </w:r>
      <w:r>
        <w:rPr>
          <w:rFonts w:hint="eastAsia"/>
          <w:b/>
          <w:bCs/>
        </w:rPr>
        <w:t xml:space="preserve"> </w:t>
      </w:r>
      <w:r>
        <w:rPr>
          <w:b/>
          <w:bCs/>
        </w:rPr>
        <w:t xml:space="preserve"> 类</w:t>
      </w:r>
      <w:r>
        <w:rPr>
          <w:rFonts w:hint="eastAsia"/>
          <w:b/>
          <w:bCs/>
        </w:rPr>
        <w:t xml:space="preserve"> </w:t>
      </w:r>
      <w:r>
        <w:rPr>
          <w:b/>
          <w:bCs/>
        </w:rPr>
        <w:t xml:space="preserve"> 号</w:t>
      </w:r>
      <w:r>
        <w:rPr>
          <w:b/>
          <w:bCs/>
          <w:u w:val="single"/>
        </w:rPr>
        <w:tab/>
      </w:r>
      <w:r>
        <w:rPr>
          <w:b/>
          <w:bCs/>
          <w:u w:val="single"/>
        </w:rPr>
        <w:tab/>
      </w:r>
      <w:r>
        <w:rPr>
          <w:b/>
          <w:bCs/>
          <w:u w:val="single"/>
        </w:rPr>
        <w:tab/>
      </w:r>
      <w:r>
        <w:rPr>
          <w:b/>
          <w:bCs/>
          <w:u w:val="single"/>
        </w:rPr>
        <w:tab/>
      </w:r>
      <w:r>
        <w:rPr>
          <w:b/>
          <w:bCs/>
          <w:u w:val="single"/>
        </w:rPr>
        <w:tab/>
      </w:r>
      <w:r>
        <w:rPr>
          <w:b/>
          <w:bCs/>
        </w:rPr>
        <w:tab/>
      </w:r>
      <w:r>
        <w:rPr>
          <w:b/>
          <w:bCs/>
        </w:rPr>
        <w:tab/>
      </w:r>
      <w:r>
        <w:rPr>
          <w:b/>
          <w:bCs/>
        </w:rPr>
        <w:tab/>
      </w:r>
      <w:r>
        <w:rPr>
          <w:b/>
          <w:bCs/>
        </w:rPr>
        <w:tab/>
      </w:r>
      <w:r>
        <w:rPr>
          <w:b/>
          <w:bCs/>
        </w:rPr>
        <w:t xml:space="preserve"> </w:t>
      </w:r>
      <w:r>
        <w:rPr>
          <w:b/>
          <w:bCs/>
        </w:rPr>
        <w:tab/>
      </w:r>
      <w:r>
        <w:rPr>
          <w:b/>
          <w:bCs/>
        </w:rPr>
        <w:tab/>
      </w:r>
      <w:r>
        <w:rPr>
          <w:b/>
          <w:bCs/>
        </w:rPr>
        <w:tab/>
      </w:r>
      <w:r>
        <w:rPr>
          <w:b/>
          <w:bCs/>
        </w:rPr>
        <w:t>学号</w:t>
      </w:r>
      <w:r>
        <w:rPr>
          <w:b/>
          <w:bCs/>
          <w:color w:val="000000" w:themeColor="text1"/>
          <w:u w:val="single"/>
          <w14:textFill>
            <w14:solidFill>
              <w14:schemeClr w14:val="tx1"/>
            </w14:solidFill>
          </w14:textFill>
        </w:rPr>
        <w:tab/>
      </w:r>
      <w:r>
        <w:rPr>
          <w:b/>
          <w:color w:val="000000" w:themeColor="text1"/>
          <w:u w:val="single"/>
          <w14:textFill>
            <w14:solidFill>
              <w14:schemeClr w14:val="tx1"/>
            </w14:solidFill>
          </w14:textFill>
        </w:rPr>
        <w:t>M202072547</w:t>
      </w:r>
      <w:r>
        <w:rPr>
          <w:b/>
          <w:color w:val="000000" w:themeColor="text1"/>
          <w:u w:val="single"/>
          <w14:textFill>
            <w14:solidFill>
              <w14:schemeClr w14:val="tx1"/>
            </w14:solidFill>
          </w14:textFill>
        </w:rPr>
        <w:tab/>
      </w:r>
    </w:p>
    <w:p>
      <w:pPr>
        <w:spacing w:line="500" w:lineRule="atLeast"/>
        <w:rPr>
          <w:b/>
          <w:bCs/>
          <w:u w:val="single"/>
        </w:rPr>
      </w:pPr>
      <w:r>
        <w:rPr>
          <w:b/>
          <w:bCs/>
        </w:rPr>
        <w:t>学校代码</w:t>
      </w:r>
      <w:r>
        <w:rPr>
          <w:b/>
          <w:bCs/>
          <w:u w:val="single"/>
        </w:rPr>
        <w:tab/>
      </w:r>
      <w:r>
        <w:rPr>
          <w:b/>
          <w:bCs/>
          <w:u w:val="single"/>
        </w:rPr>
        <w:t>1</w:t>
      </w:r>
      <w:r>
        <w:rPr>
          <w:rFonts w:hint="eastAsia"/>
          <w:b/>
          <w:bCs/>
          <w:u w:val="single"/>
        </w:rPr>
        <w:t xml:space="preserve"> </w:t>
      </w:r>
      <w:r>
        <w:rPr>
          <w:b/>
          <w:bCs/>
          <w:u w:val="single"/>
        </w:rPr>
        <w:t>0</w:t>
      </w:r>
      <w:r>
        <w:rPr>
          <w:rFonts w:hint="eastAsia"/>
          <w:b/>
          <w:bCs/>
          <w:u w:val="single"/>
        </w:rPr>
        <w:t xml:space="preserve"> </w:t>
      </w:r>
      <w:r>
        <w:rPr>
          <w:b/>
          <w:bCs/>
          <w:u w:val="single"/>
        </w:rPr>
        <w:t>4</w:t>
      </w:r>
      <w:r>
        <w:rPr>
          <w:rFonts w:hint="eastAsia"/>
          <w:b/>
          <w:bCs/>
          <w:u w:val="single"/>
        </w:rPr>
        <w:t xml:space="preserve"> </w:t>
      </w:r>
      <w:r>
        <w:rPr>
          <w:b/>
          <w:bCs/>
          <w:u w:val="single"/>
        </w:rPr>
        <w:t>8</w:t>
      </w:r>
      <w:r>
        <w:rPr>
          <w:rFonts w:hint="eastAsia"/>
          <w:b/>
          <w:bCs/>
          <w:u w:val="single"/>
        </w:rPr>
        <w:t xml:space="preserve"> </w:t>
      </w:r>
      <w:r>
        <w:rPr>
          <w:b/>
          <w:bCs/>
          <w:u w:val="single"/>
        </w:rPr>
        <w:t>7</w:t>
      </w:r>
      <w:r>
        <w:rPr>
          <w:b/>
          <w:bCs/>
          <w:u w:val="single"/>
        </w:rPr>
        <w:tab/>
      </w:r>
      <w:r>
        <w:rPr>
          <w:b/>
          <w:bCs/>
          <w:u w:val="single"/>
        </w:rPr>
        <w:tab/>
      </w:r>
      <w:r>
        <w:rPr>
          <w:b/>
          <w:bCs/>
        </w:rPr>
        <w:tab/>
      </w:r>
      <w:r>
        <w:rPr>
          <w:b/>
          <w:bCs/>
        </w:rPr>
        <w:tab/>
      </w:r>
      <w:r>
        <w:rPr>
          <w:b/>
          <w:bCs/>
        </w:rPr>
        <w:tab/>
      </w:r>
      <w:r>
        <w:rPr>
          <w:b/>
          <w:bCs/>
        </w:rPr>
        <w:tab/>
      </w:r>
      <w:r>
        <w:rPr>
          <w:b/>
          <w:bCs/>
        </w:rPr>
        <w:tab/>
      </w:r>
      <w:r>
        <w:rPr>
          <w:b/>
          <w:bCs/>
        </w:rPr>
        <w:tab/>
      </w:r>
      <w:r>
        <w:rPr>
          <w:b/>
          <w:bCs/>
        </w:rPr>
        <w:tab/>
      </w:r>
      <w:r>
        <w:rPr>
          <w:b/>
          <w:bCs/>
        </w:rPr>
        <w:t>密级</w:t>
      </w:r>
      <w:r>
        <w:rPr>
          <w:b/>
          <w:bCs/>
          <w:u w:val="single"/>
        </w:rPr>
        <w:tab/>
      </w:r>
      <w:r>
        <w:rPr>
          <w:b/>
          <w:bCs/>
          <w:u w:val="single"/>
        </w:rPr>
        <w:tab/>
      </w:r>
      <w:r>
        <w:rPr>
          <w:b/>
          <w:bCs/>
          <w:u w:val="single"/>
        </w:rPr>
        <w:tab/>
      </w:r>
      <w:r>
        <w:rPr>
          <w:b/>
          <w:bCs/>
          <w:u w:val="single"/>
        </w:rPr>
        <w:tab/>
      </w:r>
      <w:r>
        <w:rPr>
          <w:b/>
          <w:bCs/>
          <w:u w:val="single"/>
        </w:rPr>
        <w:tab/>
      </w:r>
    </w:p>
    <w:p>
      <w:pPr>
        <w:spacing w:line="600" w:lineRule="exact"/>
        <w:rPr>
          <w:b/>
          <w:bCs/>
          <w:color w:val="000000" w:themeColor="text1"/>
          <w:sz w:val="28"/>
          <w14:textFill>
            <w14:solidFill>
              <w14:schemeClr w14:val="tx1"/>
            </w14:solidFill>
          </w14:textFill>
        </w:rPr>
      </w:pPr>
    </w:p>
    <w:p>
      <w:pPr>
        <w:jc w:val="center"/>
        <w:rPr>
          <w:rFonts w:eastAsia="华文行楷"/>
          <w:color w:val="000000" w:themeColor="text1"/>
          <w:sz w:val="21"/>
          <w:szCs w:val="21"/>
          <w14:textFill>
            <w14:solidFill>
              <w14:schemeClr w14:val="tx1"/>
            </w14:solidFill>
          </w14:textFill>
        </w:rPr>
      </w:pPr>
    </w:p>
    <w:p>
      <w:pPr>
        <w:spacing w:line="240" w:lineRule="auto"/>
        <w:jc w:val="center"/>
        <w:rPr>
          <w:rFonts w:eastAsia="黑体"/>
          <w:color w:val="000000" w:themeColor="text1"/>
          <w:sz w:val="36"/>
          <w14:textFill>
            <w14:solidFill>
              <w14:schemeClr w14:val="tx1"/>
            </w14:solidFill>
          </w14:textFill>
        </w:rPr>
      </w:pPr>
      <w:r>
        <w:drawing>
          <wp:inline distT="0" distB="0" distL="0" distR="0">
            <wp:extent cx="2609850" cy="496570"/>
            <wp:effectExtent l="0" t="0" r="0" b="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noChangeArrowheads="1"/>
                    </pic:cNvPicPr>
                  </pic:nvPicPr>
                  <pic:blipFill>
                    <a:blip r:embed="rId20" cstate="print">
                      <a:lum bright="6000"/>
                      <a:extLst>
                        <a:ext uri="{28A0092B-C50C-407E-A947-70E740481C1C}">
                          <a14:useLocalDpi xmlns:a14="http://schemas.microsoft.com/office/drawing/2010/main" val="0"/>
                        </a:ext>
                      </a:extLst>
                    </a:blip>
                    <a:srcRect/>
                    <a:stretch>
                      <a:fillRect/>
                    </a:stretch>
                  </pic:blipFill>
                  <pic:spPr>
                    <a:xfrm>
                      <a:off x="0" y="0"/>
                      <a:ext cx="2610000" cy="496800"/>
                    </a:xfrm>
                    <a:prstGeom prst="rect">
                      <a:avLst/>
                    </a:prstGeom>
                    <a:noFill/>
                    <a:ln>
                      <a:noFill/>
                    </a:ln>
                  </pic:spPr>
                </pic:pic>
              </a:graphicData>
            </a:graphic>
          </wp:inline>
        </w:drawing>
      </w:r>
    </w:p>
    <w:p>
      <w:pPr>
        <w:spacing w:before="120" w:beforeLines="50"/>
        <w:jc w:val="center"/>
        <w:rPr>
          <w:rFonts w:eastAsia="华文中宋"/>
          <w:b/>
          <w:bCs/>
          <w:spacing w:val="66"/>
          <w:w w:val="98"/>
          <w:sz w:val="90"/>
        </w:rPr>
      </w:pPr>
      <w:r>
        <w:rPr>
          <w:rFonts w:hint="eastAsia" w:eastAsia="华文中宋"/>
          <w:b/>
          <w:bCs/>
          <w:spacing w:val="66"/>
          <w:w w:val="98"/>
          <w:sz w:val="90"/>
        </w:rPr>
        <w:t>硕士学位论文</w:t>
      </w:r>
    </w:p>
    <w:p>
      <w:pPr>
        <w:ind w:left="74" w:right="74"/>
        <w:jc w:val="center"/>
        <w:rPr>
          <w:b/>
          <w:bCs/>
        </w:rPr>
      </w:pPr>
    </w:p>
    <w:p>
      <w:pPr>
        <w:ind w:left="74" w:right="74"/>
        <w:jc w:val="center"/>
        <w:rPr>
          <w:b/>
          <w:bCs/>
        </w:rPr>
      </w:pPr>
    </w:p>
    <w:p>
      <w:pPr>
        <w:spacing w:line="288" w:lineRule="auto"/>
        <w:jc w:val="center"/>
        <w:outlineLvl w:val="0"/>
        <w:rPr>
          <w:b/>
          <w:bCs/>
          <w:sz w:val="52"/>
        </w:rPr>
      </w:pPr>
      <w:bookmarkStart w:id="9" w:name="_Toc18852"/>
      <w:r>
        <w:rPr>
          <w:rFonts w:hint="eastAsia"/>
          <w:b/>
          <w:bCs/>
          <w:sz w:val="52"/>
        </w:rPr>
        <w:t>二值虚数神经网络(BCNN)专用加速芯片的研究与设计</w:t>
      </w:r>
      <w:bookmarkEnd w:id="9"/>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37"/>
        <w:tblW w:w="0" w:type="auto"/>
        <w:jc w:val="center"/>
        <w:tblLayout w:type="autofit"/>
        <w:tblCellMar>
          <w:top w:w="0" w:type="dxa"/>
          <w:left w:w="0" w:type="dxa"/>
          <w:bottom w:w="0" w:type="dxa"/>
          <w:right w:w="0" w:type="dxa"/>
        </w:tblCellMar>
      </w:tblPr>
      <w:tblGrid>
        <w:gridCol w:w="1506"/>
        <w:gridCol w:w="302"/>
        <w:gridCol w:w="6"/>
        <w:gridCol w:w="2979"/>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高余敬</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电子信息</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童乔凌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b/>
                <w:bCs/>
                <w:sz w:val="30"/>
              </w:rPr>
              <w:t>XX</w:t>
            </w:r>
            <w:r>
              <w:rPr>
                <w:rFonts w:hint="eastAsia"/>
                <w:b/>
                <w:bCs/>
                <w:sz w:val="30"/>
              </w:rPr>
              <w:t>X</w:t>
            </w:r>
            <w:r>
              <w:rPr>
                <w:b/>
                <w:bCs/>
                <w:sz w:val="30"/>
              </w:rPr>
              <w:t>X</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10" w:name="_Toc44175098"/>
      <w:bookmarkStart w:id="11" w:name="_Toc47005419"/>
      <w:bookmarkStart w:id="12" w:name="_Toc46962370"/>
      <w:bookmarkStart w:id="13" w:name="_Toc45060582"/>
      <w:bookmarkStart w:id="14" w:name="_Toc444265028"/>
      <w:bookmarkStart w:id="15" w:name="_Toc44853111"/>
      <w:bookmarkStart w:id="16" w:name="_Toc57189218"/>
      <w:bookmarkStart w:id="17" w:name="_Toc46962947"/>
      <w:bookmarkStart w:id="18" w:name="_Toc47372390"/>
      <w:bookmarkStart w:id="19" w:name="_Toc45060427"/>
      <w:bookmarkStart w:id="20" w:name="_Toc44096299"/>
      <w:r>
        <w:rPr>
          <w:b/>
          <w:bCs/>
          <w:sz w:val="30"/>
          <w:szCs w:val="30"/>
        </w:rPr>
        <w:br w:type="page"/>
      </w:r>
    </w:p>
    <w:p>
      <w:pPr>
        <w:jc w:val="center"/>
        <w:outlineLvl w:val="0"/>
        <w:rPr>
          <w:b/>
          <w:bCs/>
          <w:sz w:val="30"/>
          <w:szCs w:val="30"/>
        </w:rPr>
      </w:pPr>
      <w:bookmarkStart w:id="21" w:name="_Toc89829605"/>
      <w:bookmarkStart w:id="22" w:name="_Toc8008"/>
      <w:bookmarkStart w:id="23" w:name="_Toc88758923"/>
      <w:bookmarkStart w:id="24" w:name="_Toc89981293"/>
      <w:bookmarkStart w:id="25" w:name="_Toc89174325"/>
      <w:bookmarkStart w:id="26" w:name="_Toc57978727"/>
      <w:bookmarkStart w:id="27" w:name="_Toc89975359"/>
      <w:bookmarkStart w:id="28" w:name="_Toc89960271"/>
      <w:bookmarkStart w:id="29" w:name="_Toc88743113"/>
      <w:bookmarkStart w:id="30" w:name="_Toc89975119"/>
      <w:r>
        <w:rPr>
          <w:b/>
          <w:bCs/>
          <w:sz w:val="30"/>
          <w:szCs w:val="30"/>
        </w:rPr>
        <w:t>A Dissertation Submitted in Partial Fulfillment of the Requirements</w:t>
      </w:r>
      <w:bookmarkEnd w:id="1"/>
      <w:bookmarkEnd w:id="2"/>
      <w:bookmarkEnd w:id="3"/>
      <w:bookmarkEnd w:id="4"/>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pPr>
        <w:jc w:val="center"/>
        <w:outlineLvl w:val="0"/>
        <w:rPr>
          <w:b/>
          <w:bCs/>
          <w:sz w:val="30"/>
          <w:szCs w:val="30"/>
        </w:rPr>
      </w:pPr>
      <w:bookmarkStart w:id="31" w:name="_Toc44175099"/>
      <w:bookmarkStart w:id="32" w:name="_Toc444265029"/>
      <w:bookmarkStart w:id="33" w:name="_Toc44853112"/>
      <w:bookmarkStart w:id="34" w:name="_Toc45060583"/>
      <w:bookmarkStart w:id="35" w:name="_Toc444250079"/>
      <w:bookmarkStart w:id="36" w:name="_Toc437362297"/>
      <w:bookmarkStart w:id="37" w:name="_Toc44096300"/>
      <w:bookmarkStart w:id="38" w:name="_Toc439328358"/>
      <w:bookmarkStart w:id="39" w:name="_Toc46962371"/>
      <w:bookmarkStart w:id="40" w:name="_Toc47005420"/>
      <w:bookmarkStart w:id="41" w:name="_Toc437362257"/>
      <w:bookmarkStart w:id="42" w:name="_Toc46962948"/>
      <w:bookmarkStart w:id="43" w:name="_Toc45060428"/>
      <w:bookmarkStart w:id="44" w:name="_Toc47372391"/>
      <w:bookmarkStart w:id="45" w:name="_Toc89960272"/>
      <w:bookmarkStart w:id="46" w:name="_Toc88758924"/>
      <w:bookmarkStart w:id="47" w:name="_Toc89829606"/>
      <w:bookmarkStart w:id="48" w:name="_Toc89975120"/>
      <w:bookmarkStart w:id="49" w:name="_Toc88743114"/>
      <w:bookmarkStart w:id="50" w:name="_Toc89981294"/>
      <w:bookmarkStart w:id="51" w:name="_Toc19239"/>
      <w:bookmarkStart w:id="52" w:name="_Toc89174326"/>
      <w:bookmarkStart w:id="53" w:name="_Toc89975360"/>
      <w:bookmarkStart w:id="54" w:name="_Toc57978728"/>
      <w:bookmarkStart w:id="55" w:name="_Toc57189219"/>
      <w:r>
        <w:rPr>
          <w:b/>
          <w:bCs/>
          <w:sz w:val="30"/>
          <w:szCs w:val="30"/>
        </w:rPr>
        <w:t xml:space="preserve">for </w:t>
      </w:r>
      <w:bookmarkEnd w:id="31"/>
      <w:bookmarkEnd w:id="32"/>
      <w:bookmarkEnd w:id="33"/>
      <w:bookmarkEnd w:id="34"/>
      <w:bookmarkEnd w:id="35"/>
      <w:bookmarkEnd w:id="36"/>
      <w:bookmarkEnd w:id="37"/>
      <w:bookmarkEnd w:id="38"/>
      <w:bookmarkEnd w:id="39"/>
      <w:bookmarkEnd w:id="40"/>
      <w:bookmarkEnd w:id="41"/>
      <w:bookmarkEnd w:id="42"/>
      <w:bookmarkEnd w:id="43"/>
      <w:bookmarkEnd w:id="44"/>
      <w:r>
        <w:rPr>
          <w:rFonts w:hint="eastAsia"/>
          <w:b/>
          <w:bCs/>
          <w:sz w:val="30"/>
          <w:szCs w:val="30"/>
        </w:rPr>
        <w:t>the</w:t>
      </w:r>
      <w:r>
        <w:rPr>
          <w:b/>
          <w:bCs/>
          <w:sz w:val="30"/>
          <w:szCs w:val="30"/>
        </w:rPr>
        <w:t xml:space="preserve"> Professional Master Degree</w:t>
      </w:r>
      <w:bookmarkEnd w:id="45"/>
      <w:bookmarkEnd w:id="46"/>
      <w:bookmarkEnd w:id="47"/>
      <w:bookmarkEnd w:id="48"/>
      <w:bookmarkEnd w:id="49"/>
      <w:bookmarkEnd w:id="50"/>
      <w:bookmarkEnd w:id="51"/>
      <w:bookmarkEnd w:id="52"/>
      <w:bookmarkEnd w:id="53"/>
      <w:r>
        <w:rPr>
          <w:b/>
          <w:bCs/>
          <w:sz w:val="30"/>
          <w:szCs w:val="30"/>
        </w:rPr>
        <w:t xml:space="preserve"> </w:t>
      </w:r>
      <w:bookmarkEnd w:id="54"/>
      <w:bookmarkEnd w:id="55"/>
    </w:p>
    <w:p>
      <w:pPr>
        <w:rPr>
          <w:sz w:val="30"/>
          <w:szCs w:val="30"/>
        </w:rPr>
      </w:pPr>
    </w:p>
    <w:p>
      <w:pPr>
        <w:rPr>
          <w:sz w:val="30"/>
          <w:szCs w:val="30"/>
        </w:rPr>
      </w:pPr>
    </w:p>
    <w:p>
      <w:pPr>
        <w:rPr>
          <w:sz w:val="30"/>
          <w:szCs w:val="30"/>
        </w:rPr>
      </w:pPr>
    </w:p>
    <w:p>
      <w:pPr>
        <w:rPr>
          <w:sz w:val="30"/>
          <w:szCs w:val="30"/>
        </w:rPr>
      </w:pPr>
    </w:p>
    <w:p>
      <w:pPr>
        <w:pStyle w:val="32"/>
        <w:spacing w:after="0" w:line="360" w:lineRule="auto"/>
        <w:jc w:val="center"/>
        <w:rPr>
          <w:b/>
          <w:bCs/>
          <w:sz w:val="30"/>
          <w:szCs w:val="30"/>
        </w:rPr>
      </w:pPr>
      <w:bookmarkStart w:id="56" w:name="translation_sen_id-11"/>
      <w:bookmarkStart w:id="57" w:name="translation_sen_id-1"/>
      <w:r>
        <w:rPr>
          <w:b/>
          <w:bCs/>
          <w:spacing w:val="-4"/>
          <w:sz w:val="36"/>
          <w:szCs w:val="36"/>
        </w:rPr>
        <w:fldChar w:fldCharType="begin"/>
      </w:r>
      <w:r>
        <w:rPr>
          <w:b/>
          <w:bCs/>
          <w:spacing w:val="-4"/>
          <w:sz w:val="36"/>
          <w:szCs w:val="36"/>
        </w:rPr>
        <w:instrText xml:space="preserve"> HYPERLINK "https://www.bing.com/dict/search?q=research&amp;FORM=BDVSP6&amp;cc=cn" </w:instrText>
      </w:r>
      <w:r>
        <w:rPr>
          <w:b/>
          <w:bCs/>
          <w:spacing w:val="-4"/>
          <w:sz w:val="36"/>
          <w:szCs w:val="36"/>
        </w:rPr>
        <w:fldChar w:fldCharType="separate"/>
      </w:r>
      <w:r>
        <w:rPr>
          <w:b/>
          <w:bCs/>
          <w:spacing w:val="-4"/>
          <w:sz w:val="36"/>
          <w:szCs w:val="36"/>
        </w:rPr>
        <w:t>Research</w:t>
      </w:r>
      <w:r>
        <w:rPr>
          <w:b/>
          <w:bCs/>
          <w:spacing w:val="-4"/>
          <w:sz w:val="36"/>
          <w:szCs w:val="36"/>
        </w:rPr>
        <w:fldChar w:fldCharType="end"/>
      </w:r>
      <w:bookmarkEnd w:id="56"/>
      <w:r>
        <w:rPr>
          <w:b/>
          <w:bCs/>
          <w:spacing w:val="-4"/>
          <w:sz w:val="36"/>
          <w:szCs w:val="36"/>
        </w:rPr>
        <w:t> </w:t>
      </w:r>
      <w:bookmarkStart w:id="58" w:name="translation_sen_id-12"/>
      <w:r>
        <w:rPr>
          <w:b/>
          <w:bCs/>
          <w:spacing w:val="-4"/>
          <w:sz w:val="36"/>
          <w:szCs w:val="36"/>
        </w:rPr>
        <w:fldChar w:fldCharType="begin"/>
      </w:r>
      <w:r>
        <w:rPr>
          <w:b/>
          <w:bCs/>
          <w:spacing w:val="-4"/>
          <w:sz w:val="36"/>
          <w:szCs w:val="36"/>
        </w:rPr>
        <w:instrText xml:space="preserve"> HYPERLINK "https://www.bing.com/dict/search?q=and&amp;FORM=BDVSP6&amp;cc=cn" </w:instrText>
      </w:r>
      <w:r>
        <w:rPr>
          <w:b/>
          <w:bCs/>
          <w:spacing w:val="-4"/>
          <w:sz w:val="36"/>
          <w:szCs w:val="36"/>
        </w:rPr>
        <w:fldChar w:fldCharType="separate"/>
      </w:r>
      <w:r>
        <w:rPr>
          <w:b/>
          <w:bCs/>
          <w:spacing w:val="-4"/>
          <w:sz w:val="36"/>
          <w:szCs w:val="36"/>
        </w:rPr>
        <w:t>and</w:t>
      </w:r>
      <w:r>
        <w:rPr>
          <w:b/>
          <w:bCs/>
          <w:spacing w:val="-4"/>
          <w:sz w:val="36"/>
          <w:szCs w:val="36"/>
        </w:rPr>
        <w:fldChar w:fldCharType="end"/>
      </w:r>
      <w:bookmarkEnd w:id="58"/>
      <w:r>
        <w:rPr>
          <w:b/>
          <w:bCs/>
          <w:spacing w:val="-4"/>
          <w:sz w:val="36"/>
          <w:szCs w:val="36"/>
        </w:rPr>
        <w:t> </w:t>
      </w:r>
      <w:bookmarkStart w:id="59" w:name="translation_sen_id-8"/>
      <w:r>
        <w:rPr>
          <w:b/>
          <w:bCs/>
          <w:spacing w:val="-4"/>
          <w:sz w:val="36"/>
          <w:szCs w:val="36"/>
        </w:rPr>
        <w:fldChar w:fldCharType="begin"/>
      </w:r>
      <w:r>
        <w:rPr>
          <w:b/>
          <w:bCs/>
          <w:spacing w:val="-4"/>
          <w:sz w:val="36"/>
          <w:szCs w:val="36"/>
        </w:rPr>
        <w:instrText xml:space="preserve"> HYPERLINK "https://www.bing.com/dict/search?q=design&amp;FORM=BDVSP6&amp;cc=cn" </w:instrText>
      </w:r>
      <w:r>
        <w:rPr>
          <w:b/>
          <w:bCs/>
          <w:spacing w:val="-4"/>
          <w:sz w:val="36"/>
          <w:szCs w:val="36"/>
        </w:rPr>
        <w:fldChar w:fldCharType="separate"/>
      </w:r>
      <w:r>
        <w:rPr>
          <w:b/>
          <w:bCs/>
          <w:spacing w:val="-4"/>
          <w:sz w:val="36"/>
          <w:szCs w:val="36"/>
        </w:rPr>
        <w:t>Design</w:t>
      </w:r>
      <w:r>
        <w:rPr>
          <w:b/>
          <w:bCs/>
          <w:spacing w:val="-4"/>
          <w:sz w:val="36"/>
          <w:szCs w:val="36"/>
        </w:rPr>
        <w:fldChar w:fldCharType="end"/>
      </w:r>
      <w:bookmarkEnd w:id="59"/>
      <w:r>
        <w:rPr>
          <w:b/>
          <w:bCs/>
          <w:spacing w:val="-4"/>
          <w:sz w:val="36"/>
          <w:szCs w:val="36"/>
        </w:rPr>
        <w:t> of B</w:t>
      </w:r>
      <w:r>
        <w:rPr>
          <w:rFonts w:hint="eastAsia"/>
          <w:b/>
          <w:bCs/>
          <w:spacing w:val="-4"/>
          <w:sz w:val="36"/>
          <w:szCs w:val="36"/>
        </w:rPr>
        <w:t>i</w:t>
      </w:r>
      <w:r>
        <w:rPr>
          <w:b/>
          <w:bCs/>
          <w:spacing w:val="-4"/>
          <w:sz w:val="36"/>
          <w:szCs w:val="36"/>
        </w:rPr>
        <w:t>n</w:t>
      </w:r>
      <w:r>
        <w:fldChar w:fldCharType="begin"/>
      </w:r>
      <w:r>
        <w:instrText xml:space="preserve"> HYPERLINK "https://www.bing.com/dict/search?q=Binary&amp;FORM=BDVSP6&amp;cc=cn" </w:instrText>
      </w:r>
      <w:r>
        <w:fldChar w:fldCharType="separate"/>
      </w:r>
      <w:r>
        <w:rPr>
          <w:b/>
          <w:bCs/>
          <w:spacing w:val="-4"/>
          <w:sz w:val="36"/>
          <w:szCs w:val="36"/>
        </w:rPr>
        <w:t>ary</w:t>
      </w:r>
      <w:r>
        <w:rPr>
          <w:b/>
          <w:bCs/>
          <w:spacing w:val="-4"/>
          <w:sz w:val="36"/>
          <w:szCs w:val="36"/>
        </w:rPr>
        <w:fldChar w:fldCharType="end"/>
      </w:r>
      <w:bookmarkEnd w:id="57"/>
      <w:r>
        <w:rPr>
          <w:b/>
          <w:bCs/>
          <w:spacing w:val="-4"/>
          <w:sz w:val="36"/>
          <w:szCs w:val="36"/>
        </w:rPr>
        <w:t> </w:t>
      </w:r>
      <w:bookmarkStart w:id="60" w:name="translation_sen_id-2"/>
      <w:r>
        <w:rPr>
          <w:b/>
          <w:bCs/>
          <w:spacing w:val="-4"/>
          <w:sz w:val="36"/>
          <w:szCs w:val="36"/>
        </w:rPr>
        <w:fldChar w:fldCharType="begin"/>
      </w:r>
      <w:r>
        <w:rPr>
          <w:b/>
          <w:bCs/>
          <w:spacing w:val="-4"/>
          <w:sz w:val="36"/>
          <w:szCs w:val="36"/>
        </w:rPr>
        <w:instrText xml:space="preserve"> HYPERLINK "https://www.bing.com/dict/search?q=complex&amp;FORM=BDVSP6&amp;cc=cn" </w:instrText>
      </w:r>
      <w:r>
        <w:rPr>
          <w:b/>
          <w:bCs/>
          <w:spacing w:val="-4"/>
          <w:sz w:val="36"/>
          <w:szCs w:val="36"/>
        </w:rPr>
        <w:fldChar w:fldCharType="separate"/>
      </w:r>
      <w:r>
        <w:rPr>
          <w:b/>
          <w:bCs/>
          <w:spacing w:val="-4"/>
          <w:sz w:val="36"/>
          <w:szCs w:val="36"/>
        </w:rPr>
        <w:t>Complex</w:t>
      </w:r>
      <w:r>
        <w:rPr>
          <w:b/>
          <w:bCs/>
          <w:spacing w:val="-4"/>
          <w:sz w:val="36"/>
          <w:szCs w:val="36"/>
        </w:rPr>
        <w:fldChar w:fldCharType="end"/>
      </w:r>
      <w:bookmarkEnd w:id="60"/>
      <w:r>
        <w:rPr>
          <w:b/>
          <w:bCs/>
          <w:spacing w:val="-4"/>
          <w:sz w:val="36"/>
          <w:szCs w:val="36"/>
        </w:rPr>
        <w:t> </w:t>
      </w:r>
      <w:bookmarkStart w:id="61" w:name="translation_sen_id-3"/>
      <w:r>
        <w:rPr>
          <w:b/>
          <w:bCs/>
          <w:spacing w:val="-4"/>
          <w:sz w:val="36"/>
          <w:szCs w:val="36"/>
        </w:rPr>
        <w:fldChar w:fldCharType="begin"/>
      </w:r>
      <w:r>
        <w:rPr>
          <w:b/>
          <w:bCs/>
          <w:spacing w:val="-4"/>
          <w:sz w:val="36"/>
          <w:szCs w:val="36"/>
        </w:rPr>
        <w:instrText xml:space="preserve"> HYPERLINK "https://www.bing.com/dict/search?q=neural&amp;FORM=BDVSP6&amp;cc=cn" </w:instrText>
      </w:r>
      <w:r>
        <w:rPr>
          <w:b/>
          <w:bCs/>
          <w:spacing w:val="-4"/>
          <w:sz w:val="36"/>
          <w:szCs w:val="36"/>
        </w:rPr>
        <w:fldChar w:fldCharType="separate"/>
      </w:r>
      <w:r>
        <w:rPr>
          <w:b/>
          <w:bCs/>
          <w:spacing w:val="-4"/>
          <w:sz w:val="36"/>
          <w:szCs w:val="36"/>
        </w:rPr>
        <w:t>Neural</w:t>
      </w:r>
      <w:r>
        <w:rPr>
          <w:b/>
          <w:bCs/>
          <w:spacing w:val="-4"/>
          <w:sz w:val="36"/>
          <w:szCs w:val="36"/>
        </w:rPr>
        <w:fldChar w:fldCharType="end"/>
      </w:r>
      <w:bookmarkEnd w:id="61"/>
      <w:r>
        <w:rPr>
          <w:b/>
          <w:bCs/>
          <w:spacing w:val="-4"/>
          <w:sz w:val="36"/>
          <w:szCs w:val="36"/>
        </w:rPr>
        <w:t> </w:t>
      </w:r>
      <w:bookmarkStart w:id="62" w:name="translation_sen_id-4"/>
      <w:r>
        <w:rPr>
          <w:b/>
          <w:bCs/>
          <w:spacing w:val="-4"/>
          <w:sz w:val="36"/>
          <w:szCs w:val="36"/>
        </w:rPr>
        <w:fldChar w:fldCharType="begin"/>
      </w:r>
      <w:r>
        <w:rPr>
          <w:b/>
          <w:bCs/>
          <w:spacing w:val="-4"/>
          <w:sz w:val="36"/>
          <w:szCs w:val="36"/>
        </w:rPr>
        <w:instrText xml:space="preserve"> HYPERLINK "https://www.bing.com/dict/search?q=networks&amp;FORM=BDVSP6&amp;cc=cn" </w:instrText>
      </w:r>
      <w:r>
        <w:rPr>
          <w:b/>
          <w:bCs/>
          <w:spacing w:val="-4"/>
          <w:sz w:val="36"/>
          <w:szCs w:val="36"/>
        </w:rPr>
        <w:fldChar w:fldCharType="separate"/>
      </w:r>
      <w:r>
        <w:rPr>
          <w:b/>
          <w:bCs/>
          <w:spacing w:val="-4"/>
          <w:sz w:val="36"/>
          <w:szCs w:val="36"/>
        </w:rPr>
        <w:t>Networks</w:t>
      </w:r>
      <w:r>
        <w:rPr>
          <w:b/>
          <w:bCs/>
          <w:spacing w:val="-4"/>
          <w:sz w:val="36"/>
          <w:szCs w:val="36"/>
        </w:rPr>
        <w:fldChar w:fldCharType="end"/>
      </w:r>
      <w:bookmarkEnd w:id="62"/>
      <w:r>
        <w:rPr>
          <w:b/>
          <w:bCs/>
          <w:spacing w:val="-4"/>
          <w:sz w:val="36"/>
          <w:szCs w:val="36"/>
        </w:rPr>
        <w:t> </w:t>
      </w:r>
      <w:bookmarkStart w:id="63" w:name="translation_sen_id-5"/>
      <w:r>
        <w:rPr>
          <w:b/>
          <w:bCs/>
          <w:spacing w:val="-4"/>
          <w:sz w:val="36"/>
          <w:szCs w:val="36"/>
        </w:rPr>
        <w:fldChar w:fldCharType="begin"/>
      </w:r>
      <w:r>
        <w:rPr>
          <w:b/>
          <w:bCs/>
          <w:spacing w:val="-4"/>
          <w:sz w:val="36"/>
          <w:szCs w:val="36"/>
        </w:rPr>
        <w:instrText xml:space="preserve"> HYPERLINK "https://www.bing.com/dict/search?q=%28&amp;FORM=BDVSP6&amp;cc=cn"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3"/>
      <w:r>
        <w:rPr>
          <w:b/>
          <w:bCs/>
          <w:spacing w:val="-4"/>
          <w:sz w:val="36"/>
          <w:szCs w:val="36"/>
        </w:rPr>
        <w:t>BCNN</w:t>
      </w:r>
      <w:bookmarkStart w:id="64" w:name="translation_sen_id-7"/>
      <w:r>
        <w:rPr>
          <w:b/>
          <w:bCs/>
          <w:spacing w:val="-4"/>
          <w:sz w:val="36"/>
          <w:szCs w:val="36"/>
        </w:rPr>
        <w:fldChar w:fldCharType="begin"/>
      </w:r>
      <w:r>
        <w:rPr>
          <w:b/>
          <w:bCs/>
          <w:spacing w:val="-4"/>
          <w:sz w:val="36"/>
          <w:szCs w:val="36"/>
        </w:rPr>
        <w:instrText xml:space="preserve"> HYPERLINK "https://www.bing.com/dict/search?q=%29&amp;FORM=BDVSP6&amp;cc=cn"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4"/>
      <w:r>
        <w:rPr>
          <w:b/>
          <w:bCs/>
          <w:spacing w:val="-4"/>
          <w:sz w:val="36"/>
          <w:szCs w:val="36"/>
        </w:rPr>
        <w:t>  </w:t>
      </w:r>
      <w:bookmarkStart w:id="65" w:name="translation_sen_id-9"/>
      <w:r>
        <w:rPr>
          <w:b/>
          <w:bCs/>
          <w:spacing w:val="-4"/>
          <w:sz w:val="36"/>
          <w:szCs w:val="36"/>
        </w:rPr>
        <w:fldChar w:fldCharType="begin"/>
      </w:r>
      <w:r>
        <w:rPr>
          <w:b/>
          <w:bCs/>
          <w:spacing w:val="-4"/>
          <w:sz w:val="36"/>
          <w:szCs w:val="36"/>
        </w:rPr>
        <w:instrText xml:space="preserve"> HYPERLINK "https://www.bing.com/dict/search?q=inference&amp;FORM=BDVSP6&amp;cc=cn" </w:instrText>
      </w:r>
      <w:r>
        <w:rPr>
          <w:b/>
          <w:bCs/>
          <w:spacing w:val="-4"/>
          <w:sz w:val="36"/>
          <w:szCs w:val="36"/>
        </w:rPr>
        <w:fldChar w:fldCharType="separate"/>
      </w:r>
      <w:r>
        <w:rPr>
          <w:b/>
          <w:bCs/>
          <w:spacing w:val="-4"/>
          <w:sz w:val="36"/>
          <w:szCs w:val="36"/>
        </w:rPr>
        <w:t>Inference</w:t>
      </w:r>
      <w:r>
        <w:rPr>
          <w:b/>
          <w:bCs/>
          <w:spacing w:val="-4"/>
          <w:sz w:val="36"/>
          <w:szCs w:val="36"/>
        </w:rPr>
        <w:fldChar w:fldCharType="end"/>
      </w:r>
      <w:bookmarkEnd w:id="65"/>
      <w:r>
        <w:rPr>
          <w:b/>
          <w:bCs/>
          <w:spacing w:val="-4"/>
          <w:sz w:val="36"/>
          <w:szCs w:val="36"/>
        </w:rPr>
        <w:t xml:space="preserve"> Chip</w:t>
      </w: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xml:space="preserve">: </w:t>
      </w:r>
      <w:r>
        <w:rPr>
          <w:b/>
          <w:bCs/>
          <w:color w:val="000000" w:themeColor="text1"/>
          <w:sz w:val="30"/>
          <w:szCs w:val="30"/>
          <w14:textFill>
            <w14:solidFill>
              <w14:schemeClr w14:val="tx1"/>
            </w14:solidFill>
          </w14:textFill>
        </w:rPr>
        <w:t>Gao Yujing</w:t>
      </w:r>
    </w:p>
    <w:p>
      <w:pPr>
        <w:pStyle w:val="32"/>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xml:space="preserve">: </w:t>
      </w:r>
      <w:r>
        <w:fldChar w:fldCharType="begin"/>
      </w:r>
      <w:r>
        <w:instrText xml:space="preserve"> HYPERLINK "https://www.bing.com/dict/search?q=electronic&amp;FORM=BDVSP6&amp;cc=cn" </w:instrText>
      </w:r>
      <w:r>
        <w:fldChar w:fldCharType="separate"/>
      </w:r>
      <w:r>
        <w:rPr>
          <w:b/>
          <w:bCs/>
          <w:color w:val="000000" w:themeColor="text1"/>
          <w:sz w:val="30"/>
          <w:szCs w:val="30"/>
          <w14:textFill>
            <w14:solidFill>
              <w14:schemeClr w14:val="tx1"/>
            </w14:solidFill>
          </w14:textFill>
        </w:rPr>
        <w:t>Electronic</w:t>
      </w:r>
      <w:r>
        <w:rPr>
          <w:b/>
          <w:bCs/>
          <w:color w:val="000000" w:themeColor="text1"/>
          <w:sz w:val="30"/>
          <w:szCs w:val="30"/>
          <w14:textFill>
            <w14:solidFill>
              <w14:schemeClr w14:val="tx1"/>
            </w14:solidFill>
          </w14:textFill>
        </w:rPr>
        <w:fldChar w:fldCharType="end"/>
      </w:r>
      <w:r>
        <w:rPr>
          <w:b/>
          <w:bCs/>
          <w:color w:val="000000" w:themeColor="text1"/>
          <w:sz w:val="30"/>
          <w:szCs w:val="30"/>
          <w14:textFill>
            <w14:solidFill>
              <w14:schemeClr w14:val="tx1"/>
            </w14:solidFill>
          </w14:textFill>
        </w:rPr>
        <w:t> </w:t>
      </w:r>
      <w:r>
        <w:fldChar w:fldCharType="begin"/>
      </w:r>
      <w:r>
        <w:instrText xml:space="preserve"> HYPERLINK "https://www.bing.com/dict/search?q=information&amp;FORM=BDVSP6&amp;cc=cn" </w:instrText>
      </w:r>
      <w:r>
        <w:fldChar w:fldCharType="separate"/>
      </w:r>
      <w:r>
        <w:rPr>
          <w:b/>
          <w:bCs/>
          <w:color w:val="000000" w:themeColor="text1"/>
          <w:sz w:val="30"/>
          <w:szCs w:val="30"/>
          <w14:textFill>
            <w14:solidFill>
              <w14:schemeClr w14:val="tx1"/>
            </w14:solidFill>
          </w14:textFill>
        </w:rPr>
        <w:t>Information</w:t>
      </w:r>
      <w:r>
        <w:rPr>
          <w:b/>
          <w:bCs/>
          <w:color w:val="000000" w:themeColor="text1"/>
          <w:sz w:val="30"/>
          <w:szCs w:val="30"/>
          <w14:textFill>
            <w14:solidFill>
              <w14:schemeClr w14:val="tx1"/>
            </w14:solidFill>
          </w14:textFill>
        </w:rPr>
        <w:fldChar w:fldCharType="end"/>
      </w:r>
    </w:p>
    <w:p>
      <w:pPr>
        <w:pStyle w:val="32"/>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xml:space="preserve">: Prof. </w:t>
      </w:r>
      <w:r>
        <w:rPr>
          <w:b/>
          <w:bCs/>
          <w:color w:val="000000" w:themeColor="text1"/>
          <w:sz w:val="30"/>
          <w:szCs w:val="30"/>
          <w14:textFill>
            <w14:solidFill>
              <w14:schemeClr w14:val="tx1"/>
            </w14:solidFill>
          </w14:textFill>
        </w:rPr>
        <w:t>Tong</w:t>
      </w:r>
      <w:r>
        <w:rPr>
          <w:b/>
          <w:bCs/>
          <w:color w:val="000000" w:themeColor="text1"/>
          <w:sz w:val="30"/>
          <w:szCs w:val="30"/>
          <w14:textFill>
            <w14:solidFill>
              <w14:schemeClr w14:val="tx1"/>
            </w14:solidFill>
          </w14:textFill>
        </w:rPr>
        <w:tab/>
      </w:r>
      <w:r>
        <w:rPr>
          <w:b/>
          <w:bCs/>
          <w:color w:val="000000" w:themeColor="text1"/>
          <w:sz w:val="30"/>
          <w:szCs w:val="30"/>
          <w14:textFill>
            <w14:solidFill>
              <w14:schemeClr w14:val="tx1"/>
            </w14:solidFill>
          </w14:textFill>
        </w:rPr>
        <w:t>Qiaoling</w:t>
      </w:r>
    </w:p>
    <w:p>
      <w:pPr>
        <w:pStyle w:val="32"/>
        <w:spacing w:after="0" w:line="360" w:lineRule="auto"/>
        <w:rPr>
          <w:b/>
          <w:bCs/>
          <w:sz w:val="30"/>
          <w:szCs w:val="30"/>
        </w:rPr>
      </w:pPr>
    </w:p>
    <w:p>
      <w:pPr>
        <w:pStyle w:val="32"/>
        <w:spacing w:after="0" w:line="360" w:lineRule="auto"/>
        <w:rPr>
          <w:sz w:val="30"/>
          <w:szCs w:val="30"/>
        </w:rPr>
      </w:pPr>
    </w:p>
    <w:p>
      <w:pPr>
        <w:pStyle w:val="32"/>
        <w:spacing w:after="0" w:line="360" w:lineRule="auto"/>
        <w:rPr>
          <w:sz w:val="30"/>
          <w:szCs w:val="30"/>
        </w:rPr>
      </w:pPr>
    </w:p>
    <w:p>
      <w:pPr>
        <w:pStyle w:val="32"/>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66" w:name="_Toc80945423"/>
      <w:bookmarkStart w:id="67" w:name="_Toc80886003"/>
    </w:p>
    <w:p>
      <w:pPr>
        <w:jc w:val="center"/>
        <w:rPr>
          <w:b/>
          <w:sz w:val="30"/>
          <w:szCs w:val="30"/>
        </w:rPr>
      </w:pPr>
      <w:r>
        <w:rPr>
          <w:b/>
          <w:sz w:val="30"/>
          <w:szCs w:val="30"/>
        </w:rPr>
        <w:t>Wuhan 430074, P. R. China</w:t>
      </w:r>
    </w:p>
    <w:bookmarkEnd w:id="66"/>
    <w:bookmarkEnd w:id="67"/>
    <w:p>
      <w:pPr>
        <w:jc w:val="center"/>
        <w:rPr>
          <w:b/>
          <w:sz w:val="30"/>
          <w:szCs w:val="30"/>
        </w:rPr>
      </w:pPr>
      <w:r>
        <w:rPr>
          <w:b/>
          <w:sz w:val="30"/>
          <w:szCs w:val="30"/>
        </w:rPr>
        <w:t>October, 2022</w:t>
      </w:r>
    </w:p>
    <w:p>
      <w:pPr>
        <w:spacing w:before="120" w:beforeLines="50" w:after="120" w:afterLines="50"/>
        <w:jc w:val="center"/>
        <w:rPr>
          <w:rFonts w:ascii="黑体" w:hAnsi="黑体" w:eastAsia="黑体"/>
          <w:sz w:val="32"/>
          <w:szCs w:val="32"/>
        </w:rPr>
      </w:pPr>
      <w:r>
        <w:rPr>
          <w:rFonts w:eastAsia="黑体"/>
          <w:b/>
          <w:bCs/>
          <w:spacing w:val="4"/>
          <w:sz w:val="32"/>
        </w:rPr>
        <w:br w:type="page"/>
      </w:r>
      <w:r>
        <w:rPr>
          <w:rFonts w:ascii="黑体" w:hAnsi="黑体" w:eastAsia="黑体"/>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sz w:val="32"/>
          <w:szCs w:val="32"/>
        </w:rPr>
      </w:pPr>
      <w:r>
        <w:rPr>
          <w:rFonts w:ascii="黑体" w:hAnsi="黑体" w:eastAsia="黑体"/>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spacing w:before="120" w:beforeLines="50"/>
        <w:ind w:firstLine="1920" w:firstLineChars="800"/>
        <w:rPr>
          <w:rFonts w:ascii="宋体" w:hAnsi="宋体"/>
        </w:rPr>
      </w:pPr>
      <w:r>
        <mc:AlternateContent>
          <mc:Choice Requires="wps">
            <w:drawing>
              <wp:anchor distT="0" distB="0" distL="114300" distR="114300" simplePos="0" relativeHeight="251659264" behindDoc="0" locked="0" layoutInCell="1" allowOverlap="1">
                <wp:simplePos x="0" y="0"/>
                <wp:positionH relativeFrom="column">
                  <wp:posOffset>333375</wp:posOffset>
                </wp:positionH>
                <wp:positionV relativeFrom="paragraph">
                  <wp:posOffset>226695</wp:posOffset>
                </wp:positionV>
                <wp:extent cx="793750" cy="221615"/>
                <wp:effectExtent l="0" t="0" r="0" b="0"/>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a:effectLst/>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6.25pt;margin-top:17.85pt;height:17.45pt;width:62.5pt;z-index:251659264;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wMdF1wAAAAgBAAAPAAAAAAAA&#10;AAEAIAAAACIAAABkcnMvZG93bnJldi54bWxQSwECFAAUAAAACACHTuJAxmM4TRMCAAAUBAAADgAA&#10;AAAAAAABACAAAAAmAQAAZHJzL2Uyb0RvYy54bWxQSwUGAAAAAAYABgBZAQAAqwU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jc w:val="left"/>
      </w:pPr>
      <w:r>
        <w:t>学位论文作者签名：</w:t>
      </w:r>
      <w:r>
        <w:tab/>
      </w:r>
      <w:r>
        <w:tab/>
      </w:r>
      <w:r>
        <w:tab/>
      </w:r>
      <w:r>
        <w:tab/>
      </w:r>
      <w:r>
        <w:tab/>
      </w:r>
      <w:r>
        <w:tab/>
      </w:r>
      <w:r>
        <w:tab/>
      </w:r>
      <w:r>
        <w:rPr>
          <w:rFonts w:hint="eastAsia"/>
        </w:rPr>
        <w:t xml:space="preserve">  </w:t>
      </w:r>
      <w:r>
        <w:t>指导教师签名：</w:t>
      </w:r>
    </w:p>
    <w:p>
      <w:pPr>
        <w:spacing w:line="500" w:lineRule="exact"/>
        <w:ind w:firstLine="480" w:firstLineChars="200"/>
        <w:jc w:val="left"/>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9" w:type="first"/>
          <w:footerReference r:id="rId12" w:type="first"/>
          <w:headerReference r:id="rId7" w:type="default"/>
          <w:footerReference r:id="rId10" w:type="default"/>
          <w:headerReference r:id="rId8" w:type="even"/>
          <w:footerReference r:id="rId11" w:type="even"/>
          <w:pgSz w:w="11907" w:h="16840"/>
          <w:pgMar w:top="2552" w:right="1474" w:bottom="1418" w:left="1474" w:header="1701" w:footer="851" w:gutter="0"/>
          <w:pgNumType w:fmt="upperRoman" w:start="1"/>
          <w:cols w:space="425" w:num="1"/>
          <w:docGrid w:linePitch="312" w:charSpace="0"/>
        </w:sectPr>
      </w:pPr>
    </w:p>
    <w:p>
      <w:pPr>
        <w:pStyle w:val="2"/>
        <w:numPr>
          <w:ilvl w:val="0"/>
          <w:numId w:val="0"/>
        </w:numPr>
        <w:ind w:left="432" w:hanging="432"/>
        <w:rPr>
          <w:b w:val="0"/>
        </w:rPr>
      </w:pPr>
      <w:bookmarkStart w:id="68" w:name="_Toc57189220"/>
      <w:bookmarkStart w:id="69" w:name="_Toc28951"/>
      <w:bookmarkStart w:id="70" w:name="_Toc46962949"/>
      <w:bookmarkStart w:id="71" w:name="_Toc437362298"/>
      <w:bookmarkStart w:id="72" w:name="_Toc444250080"/>
      <w:r>
        <w:rPr>
          <w:b w:val="0"/>
        </w:rPr>
        <w:t>摘  要</w:t>
      </w:r>
      <w:bookmarkEnd w:id="5"/>
      <w:bookmarkEnd w:id="6"/>
      <w:bookmarkEnd w:id="7"/>
      <w:bookmarkEnd w:id="8"/>
      <w:bookmarkEnd w:id="68"/>
      <w:bookmarkEnd w:id="69"/>
      <w:bookmarkEnd w:id="70"/>
      <w:bookmarkEnd w:id="71"/>
      <w:bookmarkEnd w:id="72"/>
    </w:p>
    <w:p>
      <w:pPr>
        <w:pStyle w:val="17"/>
        <w:ind w:left="0" w:leftChars="0" w:firstLine="420"/>
        <w:rPr>
          <w:rFonts w:asciiTheme="minorEastAsia" w:hAnsiTheme="minorEastAsia" w:eastAsiaTheme="minorEastAsia"/>
          <w:bCs/>
          <w:szCs w:val="21"/>
        </w:rPr>
      </w:pPr>
      <w:r>
        <w:rPr>
          <w:rFonts w:eastAsiaTheme="minorEastAsia"/>
          <w:bCs/>
          <w:szCs w:val="21"/>
        </w:rPr>
        <w:t>机</w:t>
      </w:r>
    </w:p>
    <w:p>
      <w:pPr>
        <w:rPr>
          <w:rFonts w:eastAsiaTheme="majorEastAsia"/>
          <w:lang w:val="zh-CN"/>
        </w:rPr>
      </w:pPr>
      <w:r>
        <w:rPr>
          <w:rFonts w:eastAsia="黑体"/>
          <w:b/>
        </w:rPr>
        <w:t>关键词：</w:t>
      </w:r>
      <w:r>
        <w:rPr>
          <w:rFonts w:eastAsiaTheme="majorEastAsia"/>
          <w:lang w:val="zh-CN"/>
        </w:rPr>
        <w:t xml:space="preserve"> </w:t>
      </w:r>
    </w:p>
    <w:p>
      <w:pPr>
        <w:pStyle w:val="2"/>
        <w:numPr>
          <w:ilvl w:val="0"/>
          <w:numId w:val="0"/>
        </w:numPr>
      </w:pPr>
      <w:bookmarkStart w:id="73" w:name="_Toc379915051"/>
      <w:bookmarkStart w:id="74" w:name="_Toc46962950"/>
      <w:bookmarkStart w:id="75" w:name="_Toc13005"/>
      <w:bookmarkStart w:id="76" w:name="_Toc57189221"/>
      <w:bookmarkStart w:id="77" w:name="_Toc444250081"/>
      <w:bookmarkStart w:id="78" w:name="_Toc377235967"/>
      <w:bookmarkStart w:id="79" w:name="_Toc437362299"/>
      <w:bookmarkStart w:id="80" w:name="_Toc229791431"/>
      <w:bookmarkStart w:id="81" w:name="_Toc229915032"/>
      <w:r>
        <w:t>Abstract</w:t>
      </w:r>
      <w:bookmarkEnd w:id="73"/>
      <w:bookmarkEnd w:id="74"/>
      <w:bookmarkEnd w:id="75"/>
      <w:bookmarkEnd w:id="76"/>
      <w:bookmarkEnd w:id="77"/>
      <w:bookmarkEnd w:id="78"/>
      <w:bookmarkEnd w:id="79"/>
    </w:p>
    <w:p>
      <w:bookmarkStart w:id="82" w:name="OLE_LINK10"/>
      <w:bookmarkStart w:id="83" w:name="OLE_LINK21"/>
      <w:r>
        <w:tab/>
      </w:r>
      <w:r>
        <w:t xml:space="preserve">As </w:t>
      </w:r>
    </w:p>
    <w:bookmarkEnd w:id="82"/>
    <w:bookmarkEnd w:id="83"/>
    <w:p>
      <w:pPr>
        <w:rPr>
          <w:color w:val="000000" w:themeColor="text1"/>
          <w14:textFill>
            <w14:solidFill>
              <w14:schemeClr w14:val="tx1"/>
            </w14:solidFill>
          </w14:textFill>
        </w:rPr>
      </w:pPr>
      <w:r>
        <w:rPr>
          <w:b/>
        </w:rPr>
        <w:t>Key words:</w:t>
      </w:r>
      <w:r>
        <w:t xml:space="preserve"> </w:t>
      </w:r>
    </w:p>
    <w:p>
      <w:pPr>
        <w:widowControl/>
        <w:spacing w:line="240" w:lineRule="auto"/>
        <w:jc w:val="left"/>
        <w:rPr>
          <w:b/>
        </w:rPr>
      </w:pPr>
      <w:r>
        <w:rPr>
          <w:b/>
        </w:rPr>
        <w:br w:type="page"/>
      </w:r>
    </w:p>
    <w:bookmarkEnd w:id="80"/>
    <w:bookmarkEnd w:id="81"/>
    <w:p>
      <w:pPr>
        <w:jc w:val="center"/>
        <w:rPr>
          <w:rFonts w:ascii="Times New Roman" w:hAnsi="Times New Roman" w:eastAsia="黑体" w:cs="Times New Roman"/>
          <w:kern w:val="2"/>
          <w:sz w:val="20"/>
          <w:szCs w:val="20"/>
          <w:lang w:val="en-US" w:eastAsia="zh-CN" w:bidi="ar-SA"/>
        </w:rPr>
      </w:pPr>
      <w:bookmarkStart w:id="84" w:name="_Toc380663913"/>
      <w:bookmarkStart w:id="85" w:name="_Toc444265032"/>
      <w:bookmarkStart w:id="86" w:name="_Toc57978731"/>
      <w:bookmarkStart w:id="87" w:name="_Toc377236306"/>
      <w:bookmarkStart w:id="88" w:name="_Toc377235968"/>
      <w:bookmarkStart w:id="89" w:name="_Toc439328361"/>
      <w:bookmarkStart w:id="90" w:name="_Toc379915052"/>
      <w:bookmarkStart w:id="91" w:name="_Toc444250082"/>
      <w:bookmarkStart w:id="92" w:name="_Toc230751642"/>
      <w:bookmarkStart w:id="93" w:name="_Toc379621584"/>
      <w:bookmarkStart w:id="94" w:name="_Toc437362260"/>
      <w:bookmarkStart w:id="95" w:name="_Toc229791432"/>
      <w:bookmarkStart w:id="96" w:name="_Toc229915033"/>
      <w:r>
        <w:rPr>
          <w:rFonts w:ascii="黑体" w:hAnsi="黑体" w:eastAsia="黑体"/>
          <w:sz w:val="32"/>
          <w:szCs w:val="32"/>
        </w:rPr>
        <w:t xml:space="preserve">目  </w:t>
      </w:r>
      <w:bookmarkStart w:id="97" w:name="_Toc437362301"/>
      <w:r>
        <w:rPr>
          <w:rFonts w:ascii="黑体" w:hAnsi="黑体" w:eastAsia="黑体"/>
          <w:sz w:val="32"/>
          <w:szCs w:val="32"/>
        </w:rPr>
        <w:t>录</w:t>
      </w:r>
      <w:bookmarkEnd w:id="84"/>
      <w:bookmarkEnd w:id="85"/>
      <w:bookmarkEnd w:id="86"/>
      <w:bookmarkEnd w:id="87"/>
      <w:bookmarkEnd w:id="88"/>
      <w:bookmarkEnd w:id="89"/>
      <w:bookmarkEnd w:id="90"/>
      <w:bookmarkEnd w:id="91"/>
      <w:bookmarkEnd w:id="92"/>
      <w:bookmarkEnd w:id="93"/>
      <w:bookmarkEnd w:id="94"/>
      <w:bookmarkEnd w:id="95"/>
      <w:bookmarkEnd w:id="96"/>
      <w:bookmarkEnd w:id="97"/>
      <w:r>
        <w:rPr>
          <w:rFonts w:eastAsia="黑体"/>
          <w:sz w:val="20"/>
          <w:szCs w:val="20"/>
        </w:rPr>
        <w:fldChar w:fldCharType="begin"/>
      </w:r>
      <w:r>
        <w:rPr>
          <w:rFonts w:eastAsia="黑体"/>
          <w:sz w:val="20"/>
          <w:szCs w:val="20"/>
        </w:rPr>
        <w:instrText xml:space="preserve"> TOC \o "1-2" \u </w:instrText>
      </w:r>
      <w:r>
        <w:rPr>
          <w:rFonts w:eastAsia="黑体"/>
          <w:sz w:val="20"/>
          <w:szCs w:val="20"/>
        </w:rPr>
        <w:fldChar w:fldCharType="separate"/>
      </w:r>
    </w:p>
    <w:p>
      <w:pPr>
        <w:pStyle w:val="26"/>
        <w:tabs>
          <w:tab w:val="right" w:leader="dot" w:pos="8959"/>
          <w:tab w:val="clear" w:pos="480"/>
          <w:tab w:val="clear" w:pos="8949"/>
        </w:tabs>
      </w:pPr>
      <w:r>
        <w:rPr>
          <w:rFonts w:hint="eastAsia"/>
          <w:bCs/>
        </w:rPr>
        <w:t>二值虚数神经网络(BCNN)专用加速芯片的研究与设计</w:t>
      </w:r>
      <w:r>
        <w:tab/>
      </w:r>
      <w:r>
        <w:fldChar w:fldCharType="begin"/>
      </w:r>
      <w:r>
        <w:instrText xml:space="preserve"> PAGEREF _Toc18852 \h </w:instrText>
      </w:r>
      <w:r>
        <w:fldChar w:fldCharType="separate"/>
      </w:r>
      <w:r>
        <w:t>I</w:t>
      </w:r>
      <w:r>
        <w:fldChar w:fldCharType="end"/>
      </w:r>
    </w:p>
    <w:p>
      <w:pPr>
        <w:pStyle w:val="26"/>
        <w:tabs>
          <w:tab w:val="right" w:leader="dot" w:pos="8959"/>
          <w:tab w:val="clear" w:pos="480"/>
          <w:tab w:val="clear" w:pos="8949"/>
        </w:tabs>
      </w:pPr>
      <w:r>
        <w:rPr>
          <w:bCs/>
          <w:szCs w:val="30"/>
        </w:rPr>
        <w:t>A Dissertation Submitted in Partial Fulfillment of the Requirements</w:t>
      </w:r>
      <w:r>
        <w:tab/>
      </w:r>
      <w:r>
        <w:fldChar w:fldCharType="begin"/>
      </w:r>
      <w:r>
        <w:instrText xml:space="preserve"> PAGEREF _Toc8008 \h </w:instrText>
      </w:r>
      <w:r>
        <w:fldChar w:fldCharType="separate"/>
      </w:r>
      <w:r>
        <w:t>II</w:t>
      </w:r>
      <w:r>
        <w:fldChar w:fldCharType="end"/>
      </w:r>
    </w:p>
    <w:p>
      <w:pPr>
        <w:pStyle w:val="26"/>
        <w:tabs>
          <w:tab w:val="right" w:leader="dot" w:pos="8959"/>
          <w:tab w:val="clear" w:pos="480"/>
          <w:tab w:val="clear" w:pos="8949"/>
        </w:tabs>
      </w:pPr>
      <w:r>
        <w:rPr>
          <w:bCs/>
          <w:szCs w:val="30"/>
        </w:rPr>
        <w:t xml:space="preserve">for </w:t>
      </w:r>
      <w:r>
        <w:rPr>
          <w:rFonts w:hint="eastAsia"/>
          <w:bCs/>
          <w:szCs w:val="30"/>
        </w:rPr>
        <w:t>the</w:t>
      </w:r>
      <w:r>
        <w:rPr>
          <w:bCs/>
          <w:szCs w:val="30"/>
        </w:rPr>
        <w:t xml:space="preserve"> Professional Master Degree</w:t>
      </w:r>
      <w:r>
        <w:tab/>
      </w:r>
      <w:r>
        <w:fldChar w:fldCharType="begin"/>
      </w:r>
      <w:r>
        <w:instrText xml:space="preserve"> PAGEREF _Toc19239 \h </w:instrText>
      </w:r>
      <w:r>
        <w:fldChar w:fldCharType="separate"/>
      </w:r>
      <w:r>
        <w:t>II</w:t>
      </w:r>
      <w:r>
        <w:fldChar w:fldCharType="end"/>
      </w:r>
    </w:p>
    <w:p>
      <w:pPr>
        <w:pStyle w:val="26"/>
        <w:tabs>
          <w:tab w:val="right" w:leader="dot" w:pos="8959"/>
          <w:tab w:val="clear" w:pos="480"/>
          <w:tab w:val="clear" w:pos="8949"/>
        </w:tabs>
      </w:pPr>
      <w:r>
        <w:t>摘  要</w:t>
      </w:r>
      <w:r>
        <w:tab/>
      </w:r>
      <w:r>
        <w:fldChar w:fldCharType="begin"/>
      </w:r>
      <w:r>
        <w:instrText xml:space="preserve"> PAGEREF _Toc28951 \h </w:instrText>
      </w:r>
      <w:r>
        <w:fldChar w:fldCharType="separate"/>
      </w:r>
      <w:r>
        <w:t>I</w:t>
      </w:r>
      <w:r>
        <w:fldChar w:fldCharType="end"/>
      </w:r>
    </w:p>
    <w:p>
      <w:pPr>
        <w:pStyle w:val="26"/>
        <w:tabs>
          <w:tab w:val="right" w:leader="dot" w:pos="8959"/>
          <w:tab w:val="clear" w:pos="480"/>
          <w:tab w:val="clear" w:pos="8949"/>
        </w:tabs>
      </w:pPr>
      <w:r>
        <w:t>Abstract</w:t>
      </w:r>
      <w:r>
        <w:tab/>
      </w:r>
      <w:r>
        <w:fldChar w:fldCharType="begin"/>
      </w:r>
      <w:r>
        <w:instrText xml:space="preserve"> PAGEREF _Toc13005 \h </w:instrText>
      </w:r>
      <w:r>
        <w:fldChar w:fldCharType="separate"/>
      </w:r>
      <w:r>
        <w:t>II</w:t>
      </w:r>
      <w:r>
        <w:fldChar w:fldCharType="end"/>
      </w:r>
    </w:p>
    <w:p>
      <w:pPr>
        <w:pStyle w:val="26"/>
        <w:tabs>
          <w:tab w:val="right" w:leader="dot" w:pos="8959"/>
          <w:tab w:val="clear" w:pos="480"/>
          <w:tab w:val="clear" w:pos="8949"/>
        </w:tabs>
      </w:pPr>
      <w:r>
        <w:rPr>
          <w:rFonts w:hint="eastAsia"/>
        </w:rPr>
        <w:t xml:space="preserve">1 </w:t>
      </w:r>
      <w:r>
        <w:t>绪论</w:t>
      </w:r>
      <w:r>
        <w:tab/>
      </w:r>
      <w:r>
        <w:fldChar w:fldCharType="begin"/>
      </w:r>
      <w:r>
        <w:instrText xml:space="preserve"> PAGEREF _Toc650 \h </w:instrText>
      </w:r>
      <w:r>
        <w:fldChar w:fldCharType="separate"/>
      </w:r>
      <w:r>
        <w:t>1</w:t>
      </w:r>
      <w:r>
        <w:fldChar w:fldCharType="end"/>
      </w:r>
    </w:p>
    <w:p>
      <w:pPr>
        <w:pStyle w:val="30"/>
        <w:tabs>
          <w:tab w:val="right" w:leader="dot" w:pos="8959"/>
          <w:tab w:val="clear" w:pos="960"/>
          <w:tab w:val="clear" w:pos="8949"/>
        </w:tabs>
      </w:pPr>
      <w:r>
        <w:rPr>
          <w:rFonts w:hint="eastAsia"/>
        </w:rPr>
        <w:t xml:space="preserve">1.1 </w:t>
      </w:r>
      <w:r>
        <w:t>研究背景与意义</w:t>
      </w:r>
      <w:r>
        <w:tab/>
      </w:r>
      <w:r>
        <w:fldChar w:fldCharType="begin"/>
      </w:r>
      <w:r>
        <w:instrText xml:space="preserve"> PAGEREF _Toc1633 \h </w:instrText>
      </w:r>
      <w:r>
        <w:fldChar w:fldCharType="separate"/>
      </w:r>
      <w:r>
        <w:t>1</w:t>
      </w:r>
      <w:r>
        <w:fldChar w:fldCharType="end"/>
      </w:r>
    </w:p>
    <w:p>
      <w:pPr>
        <w:pStyle w:val="30"/>
        <w:tabs>
          <w:tab w:val="right" w:leader="dot" w:pos="8959"/>
          <w:tab w:val="clear" w:pos="960"/>
          <w:tab w:val="clear" w:pos="8949"/>
        </w:tabs>
      </w:pPr>
      <w:r>
        <w:rPr>
          <w:rFonts w:hint="eastAsia"/>
        </w:rPr>
        <w:t>1.2 研究现状</w:t>
      </w:r>
      <w:r>
        <w:tab/>
      </w:r>
      <w:r>
        <w:fldChar w:fldCharType="begin"/>
      </w:r>
      <w:r>
        <w:instrText xml:space="preserve"> PAGEREF _Toc19619 \h </w:instrText>
      </w:r>
      <w:r>
        <w:fldChar w:fldCharType="separate"/>
      </w:r>
      <w:r>
        <w:t>2</w:t>
      </w:r>
      <w:r>
        <w:fldChar w:fldCharType="end"/>
      </w:r>
    </w:p>
    <w:p>
      <w:pPr>
        <w:pStyle w:val="30"/>
        <w:tabs>
          <w:tab w:val="right" w:leader="dot" w:pos="8959"/>
          <w:tab w:val="clear" w:pos="960"/>
          <w:tab w:val="clear" w:pos="8949"/>
        </w:tabs>
      </w:pPr>
      <w:r>
        <w:rPr>
          <w:rFonts w:hint="eastAsia"/>
        </w:rPr>
        <w:t>1.3 本文主要研究内容</w:t>
      </w:r>
      <w:r>
        <w:tab/>
      </w:r>
      <w:r>
        <w:fldChar w:fldCharType="begin"/>
      </w:r>
      <w:r>
        <w:instrText xml:space="preserve"> PAGEREF _Toc17339 \h </w:instrText>
      </w:r>
      <w:r>
        <w:fldChar w:fldCharType="separate"/>
      </w:r>
      <w:r>
        <w:t>9</w:t>
      </w:r>
      <w:r>
        <w:fldChar w:fldCharType="end"/>
      </w:r>
    </w:p>
    <w:p>
      <w:pPr>
        <w:pStyle w:val="30"/>
        <w:tabs>
          <w:tab w:val="right" w:leader="dot" w:pos="8959"/>
          <w:tab w:val="clear" w:pos="960"/>
          <w:tab w:val="clear" w:pos="8949"/>
        </w:tabs>
      </w:pPr>
      <w:r>
        <w:rPr>
          <w:rFonts w:hint="eastAsia"/>
        </w:rPr>
        <w:t xml:space="preserve">1.4 </w:t>
      </w:r>
      <w:r>
        <w:t>本文</w:t>
      </w:r>
      <w:r>
        <w:rPr>
          <w:rFonts w:hint="eastAsia"/>
          <w:lang w:val="en-US" w:eastAsia="zh-CN"/>
        </w:rPr>
        <w:t>的章节安排</w:t>
      </w:r>
      <w:r>
        <w:tab/>
      </w:r>
      <w:r>
        <w:fldChar w:fldCharType="begin"/>
      </w:r>
      <w:r>
        <w:instrText xml:space="preserve"> PAGEREF _Toc840 \h </w:instrText>
      </w:r>
      <w:r>
        <w:fldChar w:fldCharType="separate"/>
      </w:r>
      <w:r>
        <w:t>10</w:t>
      </w:r>
      <w:r>
        <w:fldChar w:fldCharType="end"/>
      </w:r>
    </w:p>
    <w:p>
      <w:pPr>
        <w:pStyle w:val="26"/>
        <w:tabs>
          <w:tab w:val="right" w:leader="dot" w:pos="8959"/>
          <w:tab w:val="clear" w:pos="480"/>
          <w:tab w:val="clear" w:pos="8949"/>
        </w:tabs>
      </w:pPr>
      <w:r>
        <w:rPr>
          <w:rFonts w:hint="eastAsia"/>
        </w:rPr>
        <w:t>2 C</w:t>
      </w:r>
      <w:r>
        <w:t>NN</w:t>
      </w:r>
      <w:r>
        <w:rPr>
          <w:rFonts w:hint="eastAsia"/>
        </w:rPr>
        <w:t>与B</w:t>
      </w:r>
      <w:r>
        <w:t>CNN</w:t>
      </w:r>
      <w:r>
        <w:rPr>
          <w:rFonts w:hint="eastAsia"/>
        </w:rPr>
        <w:t>算法概述</w:t>
      </w:r>
      <w:r>
        <w:tab/>
      </w:r>
      <w:r>
        <w:fldChar w:fldCharType="begin"/>
      </w:r>
      <w:r>
        <w:instrText xml:space="preserve"> PAGEREF _Toc3791 \h </w:instrText>
      </w:r>
      <w:r>
        <w:fldChar w:fldCharType="separate"/>
      </w:r>
      <w:r>
        <w:t>12</w:t>
      </w:r>
      <w:r>
        <w:fldChar w:fldCharType="end"/>
      </w:r>
    </w:p>
    <w:p>
      <w:pPr>
        <w:pStyle w:val="30"/>
        <w:tabs>
          <w:tab w:val="right" w:leader="dot" w:pos="8959"/>
          <w:tab w:val="clear" w:pos="960"/>
          <w:tab w:val="clear" w:pos="8949"/>
        </w:tabs>
      </w:pPr>
      <w:r>
        <w:rPr>
          <w:rFonts w:hint="eastAsia"/>
        </w:rPr>
        <w:t xml:space="preserve">2.1 </w:t>
      </w:r>
      <w:r>
        <w:t>引言</w:t>
      </w:r>
      <w:r>
        <w:tab/>
      </w:r>
      <w:r>
        <w:fldChar w:fldCharType="begin"/>
      </w:r>
      <w:r>
        <w:instrText xml:space="preserve"> PAGEREF _Toc9125 \h </w:instrText>
      </w:r>
      <w:r>
        <w:fldChar w:fldCharType="separate"/>
      </w:r>
      <w:r>
        <w:t>12</w:t>
      </w:r>
      <w:r>
        <w:fldChar w:fldCharType="end"/>
      </w:r>
    </w:p>
    <w:p>
      <w:pPr>
        <w:pStyle w:val="30"/>
        <w:tabs>
          <w:tab w:val="right" w:leader="dot" w:pos="8959"/>
          <w:tab w:val="clear" w:pos="960"/>
          <w:tab w:val="clear" w:pos="8949"/>
        </w:tabs>
      </w:pPr>
      <w:r>
        <w:rPr>
          <w:rFonts w:hint="eastAsia"/>
        </w:rPr>
        <w:t>2.2 卷积神经网络原理</w:t>
      </w:r>
      <w:r>
        <w:tab/>
      </w:r>
      <w:r>
        <w:fldChar w:fldCharType="begin"/>
      </w:r>
      <w:r>
        <w:instrText xml:space="preserve"> PAGEREF _Toc15636 \h </w:instrText>
      </w:r>
      <w:r>
        <w:fldChar w:fldCharType="separate"/>
      </w:r>
      <w:r>
        <w:t>12</w:t>
      </w:r>
      <w:r>
        <w:fldChar w:fldCharType="end"/>
      </w:r>
    </w:p>
    <w:p>
      <w:pPr>
        <w:pStyle w:val="30"/>
        <w:tabs>
          <w:tab w:val="right" w:leader="dot" w:pos="8959"/>
          <w:tab w:val="clear" w:pos="960"/>
          <w:tab w:val="clear" w:pos="8949"/>
        </w:tabs>
      </w:pPr>
      <w:r>
        <w:rPr>
          <w:rFonts w:hint="eastAsia"/>
        </w:rPr>
        <w:t>2.3 B</w:t>
      </w:r>
      <w:r>
        <w:t>CNN</w:t>
      </w:r>
      <w:r>
        <w:rPr>
          <w:rFonts w:hint="eastAsia"/>
        </w:rPr>
        <w:t>算法概述</w:t>
      </w:r>
      <w:r>
        <w:tab/>
      </w:r>
      <w:r>
        <w:fldChar w:fldCharType="begin"/>
      </w:r>
      <w:r>
        <w:instrText xml:space="preserve"> PAGEREF _Toc11873 \h </w:instrText>
      </w:r>
      <w:r>
        <w:fldChar w:fldCharType="separate"/>
      </w:r>
      <w:r>
        <w:t>12</w:t>
      </w:r>
      <w:r>
        <w:fldChar w:fldCharType="end"/>
      </w:r>
    </w:p>
    <w:p>
      <w:pPr>
        <w:pStyle w:val="30"/>
        <w:tabs>
          <w:tab w:val="right" w:leader="dot" w:pos="8959"/>
          <w:tab w:val="clear" w:pos="960"/>
          <w:tab w:val="clear" w:pos="8949"/>
        </w:tabs>
      </w:pPr>
      <w:r>
        <w:rPr>
          <w:rFonts w:hint="eastAsia"/>
        </w:rPr>
        <w:t>2.4 Z</w:t>
      </w:r>
      <w:r>
        <w:t>ero_DCE++</w:t>
      </w:r>
      <w:r>
        <w:rPr>
          <w:rFonts w:hint="eastAsia"/>
        </w:rPr>
        <w:t>算法概述</w:t>
      </w:r>
      <w:r>
        <w:tab/>
      </w:r>
      <w:r>
        <w:fldChar w:fldCharType="begin"/>
      </w:r>
      <w:r>
        <w:instrText xml:space="preserve"> PAGEREF _Toc4449 \h </w:instrText>
      </w:r>
      <w:r>
        <w:fldChar w:fldCharType="separate"/>
      </w:r>
      <w:r>
        <w:t>12</w:t>
      </w:r>
      <w:r>
        <w:fldChar w:fldCharType="end"/>
      </w:r>
    </w:p>
    <w:p>
      <w:pPr>
        <w:pStyle w:val="30"/>
        <w:tabs>
          <w:tab w:val="right" w:leader="dot" w:pos="8959"/>
          <w:tab w:val="clear" w:pos="960"/>
          <w:tab w:val="clear" w:pos="8949"/>
        </w:tabs>
      </w:pPr>
      <w:r>
        <w:rPr>
          <w:rFonts w:hint="eastAsia"/>
        </w:rPr>
        <w:t>2.5 本章小结</w:t>
      </w:r>
      <w:r>
        <w:tab/>
      </w:r>
      <w:r>
        <w:fldChar w:fldCharType="begin"/>
      </w:r>
      <w:r>
        <w:instrText xml:space="preserve"> PAGEREF _Toc13467 \h </w:instrText>
      </w:r>
      <w:r>
        <w:fldChar w:fldCharType="separate"/>
      </w:r>
      <w:r>
        <w:t>12</w:t>
      </w:r>
      <w:r>
        <w:fldChar w:fldCharType="end"/>
      </w:r>
    </w:p>
    <w:p>
      <w:pPr>
        <w:pStyle w:val="26"/>
        <w:tabs>
          <w:tab w:val="right" w:leader="dot" w:pos="8959"/>
          <w:tab w:val="clear" w:pos="480"/>
          <w:tab w:val="clear" w:pos="8949"/>
        </w:tabs>
      </w:pPr>
      <w:r>
        <w:rPr>
          <w:rFonts w:hint="eastAsia"/>
        </w:rPr>
        <w:t>3 面向B</w:t>
      </w:r>
      <w:r>
        <w:t>CNN</w:t>
      </w:r>
      <w:r>
        <w:rPr>
          <w:rFonts w:hint="eastAsia"/>
        </w:rPr>
        <w:t>算法的协处理器设计</w:t>
      </w:r>
      <w:r>
        <w:tab/>
      </w:r>
      <w:r>
        <w:fldChar w:fldCharType="begin"/>
      </w:r>
      <w:r>
        <w:instrText xml:space="preserve"> PAGEREF _Toc21360 \h </w:instrText>
      </w:r>
      <w:r>
        <w:fldChar w:fldCharType="separate"/>
      </w:r>
      <w:r>
        <w:t>13</w:t>
      </w:r>
      <w:r>
        <w:fldChar w:fldCharType="end"/>
      </w:r>
    </w:p>
    <w:p>
      <w:pPr>
        <w:pStyle w:val="30"/>
        <w:tabs>
          <w:tab w:val="right" w:leader="dot" w:pos="8959"/>
          <w:tab w:val="clear" w:pos="960"/>
          <w:tab w:val="clear" w:pos="8949"/>
        </w:tabs>
      </w:pPr>
      <w:r>
        <w:rPr>
          <w:rFonts w:hint="eastAsia"/>
        </w:rPr>
        <w:t>3.1 引言</w:t>
      </w:r>
      <w:r>
        <w:tab/>
      </w:r>
      <w:r>
        <w:fldChar w:fldCharType="begin"/>
      </w:r>
      <w:r>
        <w:instrText xml:space="preserve"> PAGEREF _Toc21975 \h </w:instrText>
      </w:r>
      <w:r>
        <w:fldChar w:fldCharType="separate"/>
      </w:r>
      <w:r>
        <w:t>13</w:t>
      </w:r>
      <w:r>
        <w:fldChar w:fldCharType="end"/>
      </w:r>
    </w:p>
    <w:p>
      <w:pPr>
        <w:pStyle w:val="30"/>
        <w:tabs>
          <w:tab w:val="right" w:leader="dot" w:pos="8959"/>
          <w:tab w:val="clear" w:pos="960"/>
          <w:tab w:val="clear" w:pos="8949"/>
        </w:tabs>
      </w:pPr>
      <w:r>
        <w:rPr>
          <w:rFonts w:hint="eastAsia"/>
        </w:rPr>
        <w:t>3.2 协处理器设计目标与架构</w:t>
      </w:r>
      <w:r>
        <w:tab/>
      </w:r>
      <w:r>
        <w:fldChar w:fldCharType="begin"/>
      </w:r>
      <w:r>
        <w:instrText xml:space="preserve"> PAGEREF _Toc2207 \h </w:instrText>
      </w:r>
      <w:r>
        <w:fldChar w:fldCharType="separate"/>
      </w:r>
      <w:r>
        <w:t>13</w:t>
      </w:r>
      <w:r>
        <w:fldChar w:fldCharType="end"/>
      </w:r>
    </w:p>
    <w:p>
      <w:pPr>
        <w:pStyle w:val="30"/>
        <w:tabs>
          <w:tab w:val="right" w:leader="dot" w:pos="8959"/>
          <w:tab w:val="clear" w:pos="960"/>
          <w:tab w:val="clear" w:pos="8949"/>
        </w:tabs>
      </w:pPr>
      <w:r>
        <w:rPr>
          <w:rFonts w:hint="eastAsia"/>
        </w:rPr>
        <w:t>3.3 数据通路及其并行性设计</w:t>
      </w:r>
      <w:r>
        <w:tab/>
      </w:r>
      <w:r>
        <w:fldChar w:fldCharType="begin"/>
      </w:r>
      <w:r>
        <w:instrText xml:space="preserve"> PAGEREF _Toc32318 \h </w:instrText>
      </w:r>
      <w:r>
        <w:fldChar w:fldCharType="separate"/>
      </w:r>
      <w:r>
        <w:t>13</w:t>
      </w:r>
      <w:r>
        <w:fldChar w:fldCharType="end"/>
      </w:r>
    </w:p>
    <w:p>
      <w:pPr>
        <w:pStyle w:val="30"/>
        <w:tabs>
          <w:tab w:val="right" w:leader="dot" w:pos="8959"/>
          <w:tab w:val="clear" w:pos="960"/>
          <w:tab w:val="clear" w:pos="8949"/>
        </w:tabs>
      </w:pPr>
      <w:r>
        <w:rPr>
          <w:rFonts w:hint="eastAsia"/>
        </w:rPr>
        <w:t>3.4 内存设计及数据存储方式</w:t>
      </w:r>
      <w:r>
        <w:tab/>
      </w:r>
      <w:r>
        <w:fldChar w:fldCharType="begin"/>
      </w:r>
      <w:r>
        <w:instrText xml:space="preserve"> PAGEREF _Toc32689 \h </w:instrText>
      </w:r>
      <w:r>
        <w:fldChar w:fldCharType="separate"/>
      </w:r>
      <w:r>
        <w:t>13</w:t>
      </w:r>
      <w:r>
        <w:fldChar w:fldCharType="end"/>
      </w:r>
    </w:p>
    <w:p>
      <w:pPr>
        <w:pStyle w:val="30"/>
        <w:tabs>
          <w:tab w:val="right" w:leader="dot" w:pos="8959"/>
          <w:tab w:val="clear" w:pos="960"/>
          <w:tab w:val="clear" w:pos="8949"/>
        </w:tabs>
      </w:pPr>
      <w:r>
        <w:rPr>
          <w:rFonts w:hint="eastAsia"/>
        </w:rPr>
        <w:t>3.5 脉动阵列设计</w:t>
      </w:r>
      <w:r>
        <w:tab/>
      </w:r>
      <w:r>
        <w:fldChar w:fldCharType="begin"/>
      </w:r>
      <w:r>
        <w:instrText xml:space="preserve"> PAGEREF _Toc28629 \h </w:instrText>
      </w:r>
      <w:r>
        <w:fldChar w:fldCharType="separate"/>
      </w:r>
      <w:r>
        <w:t>13</w:t>
      </w:r>
      <w:r>
        <w:fldChar w:fldCharType="end"/>
      </w:r>
    </w:p>
    <w:p>
      <w:pPr>
        <w:pStyle w:val="30"/>
        <w:tabs>
          <w:tab w:val="right" w:leader="dot" w:pos="8959"/>
          <w:tab w:val="clear" w:pos="960"/>
          <w:tab w:val="clear" w:pos="8949"/>
        </w:tabs>
      </w:pPr>
      <w:r>
        <w:rPr>
          <w:rFonts w:hint="eastAsia"/>
        </w:rPr>
        <w:t>3.6 B</w:t>
      </w:r>
      <w:r>
        <w:t>atch Normalization</w:t>
      </w:r>
      <w:r>
        <w:rPr>
          <w:rFonts w:hint="eastAsia"/>
        </w:rPr>
        <w:t>硬件设计</w:t>
      </w:r>
      <w:r>
        <w:tab/>
      </w:r>
      <w:r>
        <w:fldChar w:fldCharType="begin"/>
      </w:r>
      <w:r>
        <w:instrText xml:space="preserve"> PAGEREF _Toc12186 \h </w:instrText>
      </w:r>
      <w:r>
        <w:fldChar w:fldCharType="separate"/>
      </w:r>
      <w:r>
        <w:t>13</w:t>
      </w:r>
      <w:r>
        <w:fldChar w:fldCharType="end"/>
      </w:r>
    </w:p>
    <w:p>
      <w:pPr>
        <w:pStyle w:val="30"/>
        <w:tabs>
          <w:tab w:val="right" w:leader="dot" w:pos="8959"/>
          <w:tab w:val="clear" w:pos="960"/>
          <w:tab w:val="clear" w:pos="8949"/>
        </w:tabs>
      </w:pPr>
      <w:r>
        <w:rPr>
          <w:rFonts w:hint="eastAsia"/>
        </w:rPr>
        <w:t>3.7 本章小结</w:t>
      </w:r>
      <w:r>
        <w:tab/>
      </w:r>
      <w:r>
        <w:fldChar w:fldCharType="begin"/>
      </w:r>
      <w:r>
        <w:instrText xml:space="preserve"> PAGEREF _Toc13992 \h </w:instrText>
      </w:r>
      <w:r>
        <w:fldChar w:fldCharType="separate"/>
      </w:r>
      <w:r>
        <w:t>14</w:t>
      </w:r>
      <w:r>
        <w:fldChar w:fldCharType="end"/>
      </w:r>
    </w:p>
    <w:p>
      <w:pPr>
        <w:pStyle w:val="26"/>
        <w:tabs>
          <w:tab w:val="right" w:leader="dot" w:pos="8959"/>
          <w:tab w:val="clear" w:pos="480"/>
          <w:tab w:val="clear" w:pos="8949"/>
        </w:tabs>
      </w:pPr>
      <w:r>
        <w:rPr>
          <w:rFonts w:hint="eastAsia"/>
        </w:rPr>
        <w:t>4 B</w:t>
      </w:r>
      <w:r>
        <w:t>CNN</w:t>
      </w:r>
      <w:r>
        <w:rPr>
          <w:rFonts w:hint="eastAsia"/>
        </w:rPr>
        <w:t>专用加速器的系统设计</w:t>
      </w:r>
      <w:r>
        <w:tab/>
      </w:r>
      <w:r>
        <w:fldChar w:fldCharType="begin"/>
      </w:r>
      <w:r>
        <w:instrText xml:space="preserve"> PAGEREF _Toc10647 \h </w:instrText>
      </w:r>
      <w:r>
        <w:fldChar w:fldCharType="separate"/>
      </w:r>
      <w:r>
        <w:t>15</w:t>
      </w:r>
      <w:r>
        <w:fldChar w:fldCharType="end"/>
      </w:r>
    </w:p>
    <w:p>
      <w:pPr>
        <w:pStyle w:val="30"/>
        <w:tabs>
          <w:tab w:val="right" w:leader="dot" w:pos="8959"/>
          <w:tab w:val="clear" w:pos="960"/>
          <w:tab w:val="clear" w:pos="8949"/>
        </w:tabs>
      </w:pPr>
      <w:r>
        <w:rPr>
          <w:rFonts w:hint="eastAsia"/>
        </w:rPr>
        <w:t>4.1 引言</w:t>
      </w:r>
      <w:r>
        <w:tab/>
      </w:r>
      <w:r>
        <w:fldChar w:fldCharType="begin"/>
      </w:r>
      <w:r>
        <w:instrText xml:space="preserve"> PAGEREF _Toc26353 \h </w:instrText>
      </w:r>
      <w:r>
        <w:fldChar w:fldCharType="separate"/>
      </w:r>
      <w:r>
        <w:t>15</w:t>
      </w:r>
      <w:r>
        <w:fldChar w:fldCharType="end"/>
      </w:r>
    </w:p>
    <w:p>
      <w:pPr>
        <w:pStyle w:val="30"/>
        <w:tabs>
          <w:tab w:val="right" w:leader="dot" w:pos="8959"/>
          <w:tab w:val="clear" w:pos="960"/>
          <w:tab w:val="clear" w:pos="8949"/>
        </w:tabs>
      </w:pPr>
      <w:r>
        <w:rPr>
          <w:rFonts w:hint="eastAsia"/>
        </w:rPr>
        <w:t>4.2 R</w:t>
      </w:r>
      <w:r>
        <w:t>ISC-V</w:t>
      </w:r>
      <w:r>
        <w:rPr>
          <w:rFonts w:hint="eastAsia"/>
        </w:rPr>
        <w:t>处理器及其协处理器</w:t>
      </w:r>
      <w:r>
        <w:tab/>
      </w:r>
      <w:r>
        <w:fldChar w:fldCharType="begin"/>
      </w:r>
      <w:r>
        <w:instrText xml:space="preserve"> PAGEREF _Toc8483 \h </w:instrText>
      </w:r>
      <w:r>
        <w:fldChar w:fldCharType="separate"/>
      </w:r>
      <w:r>
        <w:t>15</w:t>
      </w:r>
      <w:r>
        <w:fldChar w:fldCharType="end"/>
      </w:r>
    </w:p>
    <w:p>
      <w:pPr>
        <w:pStyle w:val="30"/>
        <w:tabs>
          <w:tab w:val="right" w:leader="dot" w:pos="8959"/>
          <w:tab w:val="clear" w:pos="960"/>
          <w:tab w:val="clear" w:pos="8949"/>
        </w:tabs>
      </w:pPr>
      <w:r>
        <w:rPr>
          <w:rFonts w:hint="eastAsia"/>
        </w:rPr>
        <w:t>4.3 指令集（I</w:t>
      </w:r>
      <w:r>
        <w:t>SA</w:t>
      </w:r>
      <w:r>
        <w:rPr>
          <w:rFonts w:hint="eastAsia"/>
        </w:rPr>
        <w:t>）设计</w:t>
      </w:r>
      <w:r>
        <w:tab/>
      </w:r>
      <w:r>
        <w:fldChar w:fldCharType="begin"/>
      </w:r>
      <w:r>
        <w:instrText xml:space="preserve"> PAGEREF _Toc15804 \h </w:instrText>
      </w:r>
      <w:r>
        <w:fldChar w:fldCharType="separate"/>
      </w:r>
      <w:r>
        <w:t>15</w:t>
      </w:r>
      <w:r>
        <w:fldChar w:fldCharType="end"/>
      </w:r>
    </w:p>
    <w:p>
      <w:pPr>
        <w:pStyle w:val="30"/>
        <w:tabs>
          <w:tab w:val="right" w:leader="dot" w:pos="8959"/>
          <w:tab w:val="clear" w:pos="960"/>
          <w:tab w:val="clear" w:pos="8949"/>
        </w:tabs>
      </w:pPr>
      <w:r>
        <w:rPr>
          <w:rFonts w:hint="eastAsia"/>
        </w:rPr>
        <w:t>4.4 系统硬件架构设计</w:t>
      </w:r>
      <w:r>
        <w:tab/>
      </w:r>
      <w:r>
        <w:fldChar w:fldCharType="begin"/>
      </w:r>
      <w:r>
        <w:instrText xml:space="preserve"> PAGEREF _Toc24719 \h </w:instrText>
      </w:r>
      <w:r>
        <w:fldChar w:fldCharType="separate"/>
      </w:r>
      <w:r>
        <w:t>15</w:t>
      </w:r>
      <w:r>
        <w:fldChar w:fldCharType="end"/>
      </w:r>
    </w:p>
    <w:p>
      <w:pPr>
        <w:pStyle w:val="30"/>
        <w:tabs>
          <w:tab w:val="right" w:leader="dot" w:pos="8959"/>
          <w:tab w:val="clear" w:pos="960"/>
          <w:tab w:val="clear" w:pos="8949"/>
        </w:tabs>
      </w:pPr>
      <w:r>
        <w:rPr>
          <w:rFonts w:hint="eastAsia"/>
        </w:rPr>
        <w:t>4.5 系统软件架构设计</w:t>
      </w:r>
      <w:r>
        <w:tab/>
      </w:r>
      <w:r>
        <w:fldChar w:fldCharType="begin"/>
      </w:r>
      <w:r>
        <w:instrText xml:space="preserve"> PAGEREF _Toc16302 \h </w:instrText>
      </w:r>
      <w:r>
        <w:fldChar w:fldCharType="separate"/>
      </w:r>
      <w:r>
        <w:t>15</w:t>
      </w:r>
      <w:r>
        <w:fldChar w:fldCharType="end"/>
      </w:r>
    </w:p>
    <w:p>
      <w:pPr>
        <w:pStyle w:val="30"/>
        <w:tabs>
          <w:tab w:val="right" w:leader="dot" w:pos="8959"/>
          <w:tab w:val="clear" w:pos="960"/>
          <w:tab w:val="clear" w:pos="8949"/>
        </w:tabs>
      </w:pPr>
      <w:r>
        <w:rPr>
          <w:rFonts w:hint="eastAsia"/>
        </w:rPr>
        <w:t>4.6 本章小结</w:t>
      </w:r>
      <w:r>
        <w:tab/>
      </w:r>
      <w:r>
        <w:fldChar w:fldCharType="begin"/>
      </w:r>
      <w:r>
        <w:instrText xml:space="preserve"> PAGEREF _Toc30524 \h </w:instrText>
      </w:r>
      <w:r>
        <w:fldChar w:fldCharType="separate"/>
      </w:r>
      <w:r>
        <w:t>15</w:t>
      </w:r>
      <w:r>
        <w:fldChar w:fldCharType="end"/>
      </w:r>
    </w:p>
    <w:p>
      <w:pPr>
        <w:pStyle w:val="26"/>
        <w:tabs>
          <w:tab w:val="right" w:leader="dot" w:pos="8959"/>
          <w:tab w:val="clear" w:pos="480"/>
          <w:tab w:val="clear" w:pos="8949"/>
        </w:tabs>
      </w:pPr>
      <w:r>
        <w:rPr>
          <w:rFonts w:hint="eastAsia"/>
          <w:bCs/>
        </w:rPr>
        <w:t>5 仿真与测试</w:t>
      </w:r>
      <w:r>
        <w:tab/>
      </w:r>
      <w:r>
        <w:fldChar w:fldCharType="begin"/>
      </w:r>
      <w:r>
        <w:instrText xml:space="preserve"> PAGEREF _Toc3779 \h </w:instrText>
      </w:r>
      <w:r>
        <w:fldChar w:fldCharType="separate"/>
      </w:r>
      <w:r>
        <w:t>16</w:t>
      </w:r>
      <w:r>
        <w:fldChar w:fldCharType="end"/>
      </w:r>
    </w:p>
    <w:p>
      <w:pPr>
        <w:pStyle w:val="30"/>
        <w:tabs>
          <w:tab w:val="right" w:leader="dot" w:pos="8959"/>
          <w:tab w:val="clear" w:pos="960"/>
          <w:tab w:val="clear" w:pos="8949"/>
        </w:tabs>
      </w:pPr>
      <w:r>
        <w:rPr>
          <w:rFonts w:hint="eastAsia"/>
        </w:rPr>
        <w:t>5.1 引言</w:t>
      </w:r>
      <w:r>
        <w:tab/>
      </w:r>
      <w:r>
        <w:fldChar w:fldCharType="begin"/>
      </w:r>
      <w:r>
        <w:instrText xml:space="preserve"> PAGEREF _Toc5836 \h </w:instrText>
      </w:r>
      <w:r>
        <w:fldChar w:fldCharType="separate"/>
      </w:r>
      <w:r>
        <w:t>16</w:t>
      </w:r>
      <w:r>
        <w:fldChar w:fldCharType="end"/>
      </w:r>
    </w:p>
    <w:p>
      <w:pPr>
        <w:pStyle w:val="30"/>
        <w:tabs>
          <w:tab w:val="right" w:leader="dot" w:pos="8959"/>
          <w:tab w:val="clear" w:pos="960"/>
          <w:tab w:val="clear" w:pos="8949"/>
        </w:tabs>
      </w:pPr>
      <w:r>
        <w:rPr>
          <w:rFonts w:hint="eastAsia"/>
        </w:rPr>
        <w:t>5.2 功能仿真</w:t>
      </w:r>
      <w:r>
        <w:tab/>
      </w:r>
      <w:r>
        <w:fldChar w:fldCharType="begin"/>
      </w:r>
      <w:r>
        <w:instrText xml:space="preserve"> PAGEREF _Toc14149 \h </w:instrText>
      </w:r>
      <w:r>
        <w:fldChar w:fldCharType="separate"/>
      </w:r>
      <w:r>
        <w:t>16</w:t>
      </w:r>
      <w:r>
        <w:fldChar w:fldCharType="end"/>
      </w:r>
    </w:p>
    <w:p>
      <w:pPr>
        <w:pStyle w:val="30"/>
        <w:tabs>
          <w:tab w:val="right" w:leader="dot" w:pos="8959"/>
          <w:tab w:val="clear" w:pos="960"/>
          <w:tab w:val="clear" w:pos="8949"/>
        </w:tabs>
      </w:pPr>
      <w:r>
        <w:rPr>
          <w:rFonts w:hint="eastAsia"/>
        </w:rPr>
        <w:t>5.3 资源评估</w:t>
      </w:r>
      <w:r>
        <w:tab/>
      </w:r>
      <w:r>
        <w:fldChar w:fldCharType="begin"/>
      </w:r>
      <w:r>
        <w:instrText xml:space="preserve"> PAGEREF _Toc32460 \h </w:instrText>
      </w:r>
      <w:r>
        <w:fldChar w:fldCharType="separate"/>
      </w:r>
      <w:r>
        <w:t>16</w:t>
      </w:r>
      <w:r>
        <w:fldChar w:fldCharType="end"/>
      </w:r>
    </w:p>
    <w:p>
      <w:pPr>
        <w:pStyle w:val="30"/>
        <w:tabs>
          <w:tab w:val="right" w:leader="dot" w:pos="8959"/>
          <w:tab w:val="clear" w:pos="960"/>
          <w:tab w:val="clear" w:pos="8949"/>
        </w:tabs>
      </w:pPr>
      <w:r>
        <w:rPr>
          <w:rFonts w:hint="eastAsia"/>
        </w:rPr>
        <w:t>5.4 本章小结</w:t>
      </w:r>
      <w:r>
        <w:tab/>
      </w:r>
      <w:r>
        <w:fldChar w:fldCharType="begin"/>
      </w:r>
      <w:r>
        <w:instrText xml:space="preserve"> PAGEREF _Toc30035 \h </w:instrText>
      </w:r>
      <w:r>
        <w:fldChar w:fldCharType="separate"/>
      </w:r>
      <w:r>
        <w:t>16</w:t>
      </w:r>
      <w:r>
        <w:fldChar w:fldCharType="end"/>
      </w:r>
    </w:p>
    <w:p>
      <w:pPr>
        <w:pStyle w:val="26"/>
        <w:tabs>
          <w:tab w:val="right" w:leader="dot" w:pos="8959"/>
          <w:tab w:val="clear" w:pos="480"/>
          <w:tab w:val="clear" w:pos="8949"/>
        </w:tabs>
      </w:pPr>
      <w:r>
        <w:rPr>
          <w:rFonts w:hint="eastAsia"/>
        </w:rPr>
        <w:t xml:space="preserve">6 </w:t>
      </w:r>
      <w:r>
        <w:t>总结与展望</w:t>
      </w:r>
      <w:r>
        <w:tab/>
      </w:r>
      <w:r>
        <w:fldChar w:fldCharType="begin"/>
      </w:r>
      <w:r>
        <w:instrText xml:space="preserve"> PAGEREF _Toc4761 \h </w:instrText>
      </w:r>
      <w:r>
        <w:fldChar w:fldCharType="separate"/>
      </w:r>
      <w:r>
        <w:t>17</w:t>
      </w:r>
      <w:r>
        <w:fldChar w:fldCharType="end"/>
      </w:r>
    </w:p>
    <w:p>
      <w:pPr>
        <w:pStyle w:val="30"/>
        <w:tabs>
          <w:tab w:val="right" w:leader="dot" w:pos="8959"/>
          <w:tab w:val="clear" w:pos="960"/>
          <w:tab w:val="clear" w:pos="8949"/>
        </w:tabs>
      </w:pPr>
      <w:r>
        <w:rPr>
          <w:rFonts w:hint="eastAsia"/>
        </w:rPr>
        <w:t xml:space="preserve">6.1 </w:t>
      </w:r>
      <w:r>
        <w:t>本文主要内容及结论</w:t>
      </w:r>
      <w:r>
        <w:tab/>
      </w:r>
      <w:r>
        <w:fldChar w:fldCharType="begin"/>
      </w:r>
      <w:r>
        <w:instrText xml:space="preserve"> PAGEREF _Toc16293 \h </w:instrText>
      </w:r>
      <w:r>
        <w:fldChar w:fldCharType="separate"/>
      </w:r>
      <w:r>
        <w:t>17</w:t>
      </w:r>
      <w:r>
        <w:fldChar w:fldCharType="end"/>
      </w:r>
    </w:p>
    <w:p>
      <w:pPr>
        <w:pStyle w:val="30"/>
        <w:tabs>
          <w:tab w:val="right" w:leader="dot" w:pos="8959"/>
          <w:tab w:val="clear" w:pos="960"/>
          <w:tab w:val="clear" w:pos="8949"/>
        </w:tabs>
      </w:pPr>
      <w:r>
        <w:rPr>
          <w:rFonts w:hint="eastAsia"/>
        </w:rPr>
        <w:t xml:space="preserve">6.2 </w:t>
      </w:r>
      <w:r>
        <w:t>本文的主要创新点</w:t>
      </w:r>
      <w:r>
        <w:tab/>
      </w:r>
      <w:r>
        <w:fldChar w:fldCharType="begin"/>
      </w:r>
      <w:r>
        <w:instrText xml:space="preserve"> PAGEREF _Toc21399 \h </w:instrText>
      </w:r>
      <w:r>
        <w:fldChar w:fldCharType="separate"/>
      </w:r>
      <w:r>
        <w:t>17</w:t>
      </w:r>
      <w:r>
        <w:fldChar w:fldCharType="end"/>
      </w:r>
    </w:p>
    <w:p>
      <w:pPr>
        <w:pStyle w:val="30"/>
        <w:tabs>
          <w:tab w:val="right" w:leader="dot" w:pos="8959"/>
          <w:tab w:val="clear" w:pos="960"/>
          <w:tab w:val="clear" w:pos="8949"/>
        </w:tabs>
      </w:pPr>
      <w:r>
        <w:rPr>
          <w:rFonts w:hint="eastAsia"/>
        </w:rPr>
        <w:t xml:space="preserve">6.3 </w:t>
      </w:r>
      <w:r>
        <w:t>展望</w:t>
      </w:r>
      <w:r>
        <w:tab/>
      </w:r>
      <w:r>
        <w:fldChar w:fldCharType="begin"/>
      </w:r>
      <w:r>
        <w:instrText xml:space="preserve"> PAGEREF _Toc2421 \h </w:instrText>
      </w:r>
      <w:r>
        <w:fldChar w:fldCharType="separate"/>
      </w:r>
      <w:r>
        <w:t>17</w:t>
      </w:r>
      <w:r>
        <w:fldChar w:fldCharType="end"/>
      </w:r>
    </w:p>
    <w:p>
      <w:pPr>
        <w:pStyle w:val="26"/>
        <w:tabs>
          <w:tab w:val="right" w:leader="dot" w:pos="8959"/>
          <w:tab w:val="clear" w:pos="480"/>
          <w:tab w:val="clear" w:pos="8949"/>
        </w:tabs>
      </w:pPr>
      <w:r>
        <w:t>致  谢</w:t>
      </w:r>
      <w:r>
        <w:tab/>
      </w:r>
      <w:r>
        <w:fldChar w:fldCharType="begin"/>
      </w:r>
      <w:r>
        <w:instrText xml:space="preserve"> PAGEREF _Toc2542 \h </w:instrText>
      </w:r>
      <w:r>
        <w:fldChar w:fldCharType="separate"/>
      </w:r>
      <w:r>
        <w:t>18</w:t>
      </w:r>
      <w:r>
        <w:fldChar w:fldCharType="end"/>
      </w:r>
    </w:p>
    <w:p>
      <w:pPr>
        <w:pStyle w:val="26"/>
        <w:tabs>
          <w:tab w:val="right" w:leader="dot" w:pos="8959"/>
          <w:tab w:val="clear" w:pos="480"/>
          <w:tab w:val="clear" w:pos="8949"/>
        </w:tabs>
      </w:pPr>
      <w:r>
        <w:t>参考文献</w:t>
      </w:r>
      <w:r>
        <w:tab/>
      </w:r>
      <w:r>
        <w:fldChar w:fldCharType="begin"/>
      </w:r>
      <w:r>
        <w:instrText xml:space="preserve"> PAGEREF _Toc31928 \h </w:instrText>
      </w:r>
      <w:r>
        <w:fldChar w:fldCharType="separate"/>
      </w:r>
      <w:r>
        <w:t>19</w:t>
      </w:r>
      <w:r>
        <w:fldChar w:fldCharType="end"/>
      </w:r>
    </w:p>
    <w:p>
      <w:pPr>
        <w:pStyle w:val="26"/>
        <w:tabs>
          <w:tab w:val="right" w:leader="dot" w:pos="8959"/>
          <w:tab w:val="clear" w:pos="480"/>
          <w:tab w:val="clear" w:pos="8949"/>
        </w:tabs>
      </w:pPr>
      <w:r>
        <w:t>附录1</w:t>
      </w:r>
      <w:r>
        <w:rPr>
          <w:rFonts w:hint="eastAsia"/>
        </w:rPr>
        <w:t xml:space="preserve">  </w:t>
      </w:r>
      <w:r>
        <w:t>攻读硕士学位期间取得的学术成果</w:t>
      </w:r>
      <w:r>
        <w:tab/>
      </w:r>
      <w:r>
        <w:fldChar w:fldCharType="begin"/>
      </w:r>
      <w:r>
        <w:instrText xml:space="preserve"> PAGEREF _Toc30828 \h </w:instrText>
      </w:r>
      <w:r>
        <w:fldChar w:fldCharType="separate"/>
      </w:r>
      <w:r>
        <w:t>20</w:t>
      </w:r>
      <w:r>
        <w:fldChar w:fldCharType="end"/>
      </w:r>
    </w:p>
    <w:p>
      <w:pPr>
        <w:pStyle w:val="26"/>
        <w:tabs>
          <w:tab w:val="right" w:leader="dot" w:pos="8959"/>
          <w:tab w:val="clear" w:pos="480"/>
          <w:tab w:val="clear" w:pos="8949"/>
        </w:tabs>
      </w:pPr>
      <w:r>
        <w:t>附录2</w:t>
      </w:r>
      <w:r>
        <w:rPr>
          <w:rFonts w:hint="eastAsia"/>
        </w:rPr>
        <w:t xml:space="preserve">  部分程序代码</w:t>
      </w:r>
      <w:r>
        <w:tab/>
      </w:r>
      <w:r>
        <w:fldChar w:fldCharType="begin"/>
      </w:r>
      <w:r>
        <w:instrText xml:space="preserve"> PAGEREF _Toc14086 \h </w:instrText>
      </w:r>
      <w:r>
        <w:fldChar w:fldCharType="separate"/>
      </w:r>
      <w:r>
        <w:t>21</w:t>
      </w:r>
      <w:r>
        <w:fldChar w:fldCharType="end"/>
      </w:r>
    </w:p>
    <w:p>
      <w:pPr>
        <w:jc w:val="center"/>
        <w:rPr>
          <w:sz w:val="28"/>
          <w:szCs w:val="28"/>
        </w:rPr>
        <w:sectPr>
          <w:headerReference r:id="rId15" w:type="first"/>
          <w:footerReference r:id="rId18" w:type="first"/>
          <w:headerReference r:id="rId13" w:type="default"/>
          <w:footerReference r:id="rId16" w:type="default"/>
          <w:headerReference r:id="rId14" w:type="even"/>
          <w:footerReference r:id="rId17" w:type="even"/>
          <w:pgSz w:w="11907" w:h="16840"/>
          <w:pgMar w:top="2552" w:right="1474" w:bottom="1418" w:left="1474" w:header="1701" w:footer="851" w:gutter="0"/>
          <w:pgNumType w:fmt="upperRoman" w:start="1"/>
          <w:cols w:space="425" w:num="1"/>
          <w:docGrid w:linePitch="312" w:charSpace="0"/>
        </w:sectPr>
      </w:pPr>
      <w:r>
        <w:rPr>
          <w:rFonts w:eastAsia="黑体"/>
          <w:sz w:val="20"/>
          <w:szCs w:val="20"/>
        </w:rPr>
        <w:fldChar w:fldCharType="end"/>
      </w:r>
    </w:p>
    <w:p>
      <w:pPr>
        <w:pStyle w:val="2"/>
        <w:ind w:left="576" w:hanging="576"/>
        <w:rPr>
          <w:b w:val="0"/>
        </w:rPr>
      </w:pPr>
      <w:bookmarkStart w:id="98" w:name="_Toc380663914"/>
      <w:bookmarkStart w:id="99" w:name="_Toc379915053"/>
      <w:bookmarkStart w:id="100" w:name="_Toc437362261"/>
      <w:bookmarkStart w:id="101" w:name="_Toc437362302"/>
      <w:bookmarkStart w:id="102" w:name="_Toc46962951"/>
      <w:bookmarkStart w:id="103" w:name="_Toc57978732"/>
      <w:bookmarkStart w:id="104" w:name="_Toc444250083"/>
      <w:bookmarkStart w:id="105" w:name="_Toc650"/>
      <w:bookmarkStart w:id="106" w:name="_Toc377235969"/>
      <w:bookmarkStart w:id="107" w:name="_Toc89981297"/>
      <w:bookmarkStart w:id="108" w:name="_Toc57189222"/>
      <w:bookmarkStart w:id="109" w:name="_Toc229791433"/>
      <w:bookmarkStart w:id="110" w:name="_Toc229915034"/>
      <w:r>
        <w:rPr>
          <w:b w:val="0"/>
        </w:rPr>
        <w:t>绪论</w:t>
      </w:r>
      <w:bookmarkEnd w:id="98"/>
      <w:bookmarkEnd w:id="99"/>
      <w:bookmarkEnd w:id="100"/>
      <w:bookmarkEnd w:id="101"/>
      <w:bookmarkEnd w:id="102"/>
      <w:bookmarkEnd w:id="103"/>
      <w:bookmarkEnd w:id="104"/>
      <w:bookmarkEnd w:id="105"/>
      <w:bookmarkEnd w:id="106"/>
      <w:bookmarkEnd w:id="107"/>
      <w:bookmarkEnd w:id="108"/>
      <w:bookmarkEnd w:id="109"/>
      <w:bookmarkEnd w:id="110"/>
    </w:p>
    <w:p>
      <w:pPr>
        <w:pStyle w:val="3"/>
      </w:pPr>
      <w:bookmarkStart w:id="111" w:name="_Toc1633"/>
      <w:bookmarkStart w:id="112" w:name="_Toc57189223"/>
      <w:bookmarkStart w:id="113" w:name="_Toc46962952"/>
      <w:bookmarkStart w:id="114" w:name="_Toc229791434"/>
      <w:bookmarkStart w:id="115" w:name="_Toc437362303"/>
      <w:bookmarkStart w:id="116" w:name="_Toc229915035"/>
      <w:bookmarkStart w:id="117" w:name="_Toc379915054"/>
      <w:bookmarkStart w:id="118" w:name="_Toc377235970"/>
      <w:r>
        <w:t>研究背景与意义</w:t>
      </w:r>
      <w:bookmarkEnd w:id="111"/>
      <w:bookmarkEnd w:id="112"/>
      <w:bookmarkEnd w:id="113"/>
      <w:r>
        <w:commentReference w:id="0"/>
      </w:r>
    </w:p>
    <w:p>
      <w:pPr>
        <w:ind w:firstLine="420"/>
        <w:rPr>
          <w:rFonts w:hint="eastAsia"/>
        </w:rPr>
      </w:pPr>
      <w:r>
        <w:rPr>
          <w:rFonts w:hint="eastAsia"/>
          <w:lang w:val="en-US" w:eastAsia="zh-CN"/>
        </w:rPr>
        <w:t>随着互联网和大数据时代的到来，</w:t>
      </w:r>
      <w:r>
        <w:rPr>
          <w:rFonts w:hint="eastAsia"/>
        </w:rPr>
        <w:t>近年来</w:t>
      </w:r>
      <w:r>
        <w:rPr>
          <w:rFonts w:hint="eastAsia"/>
          <w:lang w:val="en-US" w:eastAsia="zh-CN"/>
        </w:rPr>
        <w:t>在生活中的各个领域，人们越来越离不开各类智能电子设备，例如人脸识别、智能制造、智慧医疗、自动驾驶等，因而人工智能的研究也成为了众多科研工作者研究的焦点。在</w:t>
      </w:r>
      <w:bookmarkStart w:id="201" w:name="_GoBack"/>
      <w:bookmarkEnd w:id="201"/>
      <w:r>
        <w:rPr>
          <w:rFonts w:hint="eastAsia"/>
          <w:lang w:val="en-US" w:eastAsia="zh-CN"/>
        </w:rPr>
        <w:t>众多的研究成果中，</w:t>
      </w:r>
      <w:r>
        <w:rPr>
          <w:rFonts w:hint="eastAsia"/>
        </w:rPr>
        <w:t>深度神经网络（D</w:t>
      </w:r>
      <w:r>
        <w:t>NNs</w:t>
      </w:r>
      <w:r>
        <w:rPr>
          <w:rFonts w:hint="eastAsia"/>
        </w:rPr>
        <w:t>）</w:t>
      </w:r>
      <w:r>
        <w:rPr>
          <w:rFonts w:hint="eastAsia"/>
          <w:lang w:val="en-US" w:eastAsia="zh-CN"/>
        </w:rPr>
        <w:t>由于其突出的性能表现，</w:t>
      </w:r>
      <w:r>
        <w:rPr>
          <w:rFonts w:hint="eastAsia"/>
        </w:rPr>
        <w:t>在许多计算机视觉</w:t>
      </w:r>
      <w:r>
        <w:rPr>
          <w:rFonts w:hint="eastAsia"/>
          <w:lang w:val="en-US" w:eastAsia="zh-CN"/>
        </w:rPr>
        <w:t>领域得到了广泛的应用，</w:t>
      </w:r>
      <w:r>
        <w:rPr>
          <w:rFonts w:hint="eastAsia"/>
        </w:rPr>
        <w:t>如图像分类、</w:t>
      </w:r>
      <w:r>
        <w:rPr>
          <w:rFonts w:hint="eastAsia"/>
          <w:lang w:val="en-US" w:eastAsia="zh-CN"/>
        </w:rPr>
        <w:t>动态追踪、</w:t>
      </w:r>
      <w:r>
        <w:rPr>
          <w:rFonts w:hint="eastAsia"/>
        </w:rPr>
        <w:t>目标检测等</w:t>
      </w:r>
      <w:r>
        <w:rPr>
          <w:rFonts w:hint="eastAsia"/>
          <w:vertAlign w:val="superscript"/>
          <w:lang w:val="en-US" w:eastAsia="zh-CN"/>
        </w:rPr>
        <w:t>[1-2]</w:t>
      </w:r>
      <w:r>
        <w:rPr>
          <w:rFonts w:hint="eastAsia"/>
        </w:rPr>
        <w:t>。</w:t>
      </w:r>
    </w:p>
    <w:p>
      <w:pPr>
        <w:ind w:firstLine="420"/>
        <w:rPr>
          <w:ins w:id="0" w:author="Xiaodong Zhang" w:date="2022-09-09T09:57:43Z"/>
          <w:rFonts w:hint="default" w:eastAsia="宋体" w:cs="Times New Roman"/>
          <w:i w:val="0"/>
          <w:iCs w:val="0"/>
          <w:caps w:val="0"/>
          <w:spacing w:val="0"/>
          <w:sz w:val="24"/>
          <w:szCs w:val="24"/>
          <w:shd w:val="clear"/>
          <w:lang w:val="en-US" w:eastAsia="zh-CN"/>
        </w:rPr>
      </w:pPr>
      <w:r>
        <w:rPr>
          <w:rFonts w:hint="eastAsia"/>
          <w:lang w:val="en-US" w:eastAsia="zh-CN"/>
        </w:rPr>
        <w:t>为了研究人脑行为，上世纪六十年代，科学家提出了深度神经网络的概念，试图通过仿真学研究人脑架构，模拟人脑的活动机理，并使用数学来进行抽象表示，最终采用计算机软件仿真来实现多个方面的应用</w:t>
      </w:r>
      <w:r>
        <w:rPr>
          <w:rFonts w:hint="eastAsia"/>
          <w:vertAlign w:val="superscript"/>
          <w:lang w:val="en-US" w:eastAsia="zh-CN"/>
        </w:rPr>
        <w:t>[3]</w:t>
      </w:r>
      <w:r>
        <w:rPr>
          <w:rFonts w:hint="eastAsia"/>
          <w:lang w:val="en-US" w:eastAsia="zh-CN"/>
        </w:rPr>
        <w:t>。</w:t>
      </w:r>
      <w:ins w:id="1"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2" w:author="Xiaodong Zhang" w:date="2022-09-09T09:42:40Z">
              <w:rPr>
                <w:rFonts w:ascii="微软雅黑" w:hAnsi="微软雅黑" w:eastAsia="微软雅黑" w:cs="微软雅黑"/>
                <w:i w:val="0"/>
                <w:iCs w:val="0"/>
                <w:caps w:val="0"/>
                <w:color w:val="121212"/>
                <w:spacing w:val="0"/>
                <w:sz w:val="27"/>
                <w:szCs w:val="27"/>
                <w:shd w:val="clear" w:fill="FFFFFF"/>
              </w:rPr>
            </w:rPrChange>
          </w:rPr>
          <w:t>深度学习（D</w:t>
        </w:r>
      </w:ins>
      <w:ins w:id="3" w:author="Xiaodong Zhang" w:date="2022-09-09T09:42:46Z">
        <w:r>
          <w:rPr>
            <w:rFonts w:hint="eastAsia" w:cs="Times New Roman"/>
            <w:i w:val="0"/>
            <w:iCs w:val="0"/>
            <w:caps w:val="0"/>
            <w:spacing w:val="0"/>
            <w:sz w:val="24"/>
            <w:szCs w:val="24"/>
            <w:shd w:val="clear"/>
            <w:lang w:val="en-US" w:eastAsia="zh-CN"/>
          </w:rPr>
          <w:t>e</w:t>
        </w:r>
      </w:ins>
      <w:ins w:id="4" w:author="Xiaodong Zhang" w:date="2022-09-09T09:42:47Z">
        <w:r>
          <w:rPr>
            <w:rFonts w:hint="eastAsia" w:cs="Times New Roman"/>
            <w:i w:val="0"/>
            <w:iCs w:val="0"/>
            <w:caps w:val="0"/>
            <w:spacing w:val="0"/>
            <w:sz w:val="24"/>
            <w:szCs w:val="24"/>
            <w:shd w:val="clear"/>
            <w:lang w:val="en-US" w:eastAsia="zh-CN"/>
          </w:rPr>
          <w:t>ep</w:t>
        </w:r>
      </w:ins>
      <w:ins w:id="5" w:author="Xiaodong Zhang" w:date="2022-09-09T09:42:48Z">
        <w:r>
          <w:rPr>
            <w:rFonts w:hint="eastAsia" w:cs="Times New Roman"/>
            <w:i w:val="0"/>
            <w:iCs w:val="0"/>
            <w:caps w:val="0"/>
            <w:spacing w:val="0"/>
            <w:sz w:val="24"/>
            <w:szCs w:val="24"/>
            <w:shd w:val="clear"/>
            <w:lang w:val="en-US" w:eastAsia="zh-CN"/>
          </w:rPr>
          <w:t xml:space="preserve"> </w:t>
        </w:r>
      </w:ins>
      <w:ins w:id="6"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7" w:author="Xiaodong Zhang" w:date="2022-09-09T09:42:40Z">
              <w:rPr>
                <w:rFonts w:ascii="微软雅黑" w:hAnsi="微软雅黑" w:eastAsia="微软雅黑" w:cs="微软雅黑"/>
                <w:i w:val="0"/>
                <w:iCs w:val="0"/>
                <w:caps w:val="0"/>
                <w:color w:val="121212"/>
                <w:spacing w:val="0"/>
                <w:sz w:val="27"/>
                <w:szCs w:val="27"/>
                <w:shd w:val="clear" w:fill="FFFFFF"/>
              </w:rPr>
            </w:rPrChange>
          </w:rPr>
          <w:t>L</w:t>
        </w:r>
      </w:ins>
      <w:ins w:id="8" w:author="Xiaodong Zhang" w:date="2022-09-09T09:42:48Z">
        <w:r>
          <w:rPr>
            <w:rFonts w:hint="eastAsia" w:cs="Times New Roman"/>
            <w:i w:val="0"/>
            <w:iCs w:val="0"/>
            <w:caps w:val="0"/>
            <w:spacing w:val="0"/>
            <w:sz w:val="24"/>
            <w:szCs w:val="24"/>
            <w:shd w:val="clear"/>
            <w:lang w:val="en-US" w:eastAsia="zh-CN"/>
          </w:rPr>
          <w:t>e</w:t>
        </w:r>
      </w:ins>
      <w:ins w:id="9" w:author="Xiaodong Zhang" w:date="2022-09-09T09:42:49Z">
        <w:r>
          <w:rPr>
            <w:rFonts w:hint="eastAsia" w:cs="Times New Roman"/>
            <w:i w:val="0"/>
            <w:iCs w:val="0"/>
            <w:caps w:val="0"/>
            <w:spacing w:val="0"/>
            <w:sz w:val="24"/>
            <w:szCs w:val="24"/>
            <w:shd w:val="clear"/>
            <w:lang w:val="en-US" w:eastAsia="zh-CN"/>
          </w:rPr>
          <w:t>arn</w:t>
        </w:r>
      </w:ins>
      <w:ins w:id="10" w:author="Xiaodong Zhang" w:date="2022-09-09T09:42:50Z">
        <w:r>
          <w:rPr>
            <w:rFonts w:hint="eastAsia" w:cs="Times New Roman"/>
            <w:i w:val="0"/>
            <w:iCs w:val="0"/>
            <w:caps w:val="0"/>
            <w:spacing w:val="0"/>
            <w:sz w:val="24"/>
            <w:szCs w:val="24"/>
            <w:shd w:val="clear"/>
            <w:lang w:val="en-US" w:eastAsia="zh-CN"/>
          </w:rPr>
          <w:t>ing</w:t>
        </w:r>
      </w:ins>
      <w:ins w:id="11" w:author="Xiaodong Zhang" w:date="2022-09-09T09:53:07Z">
        <w:r>
          <w:rPr>
            <w:rFonts w:hint="eastAsia" w:cs="Times New Roman"/>
            <w:i w:val="0"/>
            <w:iCs w:val="0"/>
            <w:caps w:val="0"/>
            <w:spacing w:val="0"/>
            <w:sz w:val="24"/>
            <w:szCs w:val="24"/>
            <w:shd w:val="clear"/>
            <w:lang w:val="en-US" w:eastAsia="zh-CN"/>
          </w:rPr>
          <w:t>，</w:t>
        </w:r>
      </w:ins>
      <w:ins w:id="12" w:author="Xiaodong Zhang" w:date="2022-09-09T09:53:08Z">
        <w:r>
          <w:rPr>
            <w:rFonts w:hint="eastAsia" w:cs="Times New Roman"/>
            <w:i w:val="0"/>
            <w:iCs w:val="0"/>
            <w:caps w:val="0"/>
            <w:spacing w:val="0"/>
            <w:sz w:val="24"/>
            <w:szCs w:val="24"/>
            <w:shd w:val="clear"/>
            <w:lang w:val="en-US" w:eastAsia="zh-CN"/>
          </w:rPr>
          <w:t>DL</w:t>
        </w:r>
      </w:ins>
      <w:ins w:id="13"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14" w:author="Xiaodong Zhang" w:date="2022-09-09T09:42:40Z">
              <w:rPr>
                <w:rFonts w:ascii="微软雅黑" w:hAnsi="微软雅黑" w:eastAsia="微软雅黑" w:cs="微软雅黑"/>
                <w:i w:val="0"/>
                <w:iCs w:val="0"/>
                <w:caps w:val="0"/>
                <w:color w:val="121212"/>
                <w:spacing w:val="0"/>
                <w:sz w:val="27"/>
                <w:szCs w:val="27"/>
                <w:shd w:val="clear" w:fill="FFFFFF"/>
              </w:rPr>
            </w:rPrChange>
          </w:rPr>
          <w:t>）一词最初在 1986 被引入机器学习（M</w:t>
        </w:r>
      </w:ins>
      <w:ins w:id="15" w:author="Xiaodong Zhang" w:date="2022-09-09T09:42:54Z">
        <w:r>
          <w:rPr>
            <w:rFonts w:hint="eastAsia" w:cs="Times New Roman"/>
            <w:i w:val="0"/>
            <w:iCs w:val="0"/>
            <w:caps w:val="0"/>
            <w:spacing w:val="0"/>
            <w:sz w:val="24"/>
            <w:szCs w:val="24"/>
            <w:shd w:val="clear"/>
            <w:lang w:val="en-US" w:eastAsia="zh-CN"/>
          </w:rPr>
          <w:t>a</w:t>
        </w:r>
      </w:ins>
      <w:ins w:id="16" w:author="Xiaodong Zhang" w:date="2022-09-09T09:42:55Z">
        <w:r>
          <w:rPr>
            <w:rFonts w:hint="eastAsia" w:cs="Times New Roman"/>
            <w:i w:val="0"/>
            <w:iCs w:val="0"/>
            <w:caps w:val="0"/>
            <w:spacing w:val="0"/>
            <w:sz w:val="24"/>
            <w:szCs w:val="24"/>
            <w:shd w:val="clear"/>
            <w:lang w:val="en-US" w:eastAsia="zh-CN"/>
          </w:rPr>
          <w:t>chin</w:t>
        </w:r>
      </w:ins>
      <w:ins w:id="17" w:author="Xiaodong Zhang" w:date="2022-09-09T09:42:56Z">
        <w:r>
          <w:rPr>
            <w:rFonts w:hint="eastAsia" w:cs="Times New Roman"/>
            <w:i w:val="0"/>
            <w:iCs w:val="0"/>
            <w:caps w:val="0"/>
            <w:spacing w:val="0"/>
            <w:sz w:val="24"/>
            <w:szCs w:val="24"/>
            <w:shd w:val="clear"/>
            <w:lang w:val="en-US" w:eastAsia="zh-CN"/>
          </w:rPr>
          <w:t xml:space="preserve">e </w:t>
        </w:r>
      </w:ins>
      <w:ins w:id="18"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19" w:author="Xiaodong Zhang" w:date="2022-09-09T09:42:40Z">
              <w:rPr>
                <w:rFonts w:ascii="微软雅黑" w:hAnsi="微软雅黑" w:eastAsia="微软雅黑" w:cs="微软雅黑"/>
                <w:i w:val="0"/>
                <w:iCs w:val="0"/>
                <w:caps w:val="0"/>
                <w:color w:val="121212"/>
                <w:spacing w:val="0"/>
                <w:sz w:val="27"/>
                <w:szCs w:val="27"/>
                <w:shd w:val="clear" w:fill="FFFFFF"/>
              </w:rPr>
            </w:rPrChange>
          </w:rPr>
          <w:t>L</w:t>
        </w:r>
      </w:ins>
      <w:ins w:id="20" w:author="Xiaodong Zhang" w:date="2022-09-09T09:42:57Z">
        <w:r>
          <w:rPr>
            <w:rFonts w:hint="eastAsia" w:cs="Times New Roman"/>
            <w:i w:val="0"/>
            <w:iCs w:val="0"/>
            <w:caps w:val="0"/>
            <w:spacing w:val="0"/>
            <w:sz w:val="24"/>
            <w:szCs w:val="24"/>
            <w:shd w:val="clear"/>
            <w:lang w:val="en-US" w:eastAsia="zh-CN"/>
          </w:rPr>
          <w:t>ear</w:t>
        </w:r>
      </w:ins>
      <w:ins w:id="21" w:author="Xiaodong Zhang" w:date="2022-09-09T09:42:58Z">
        <w:r>
          <w:rPr>
            <w:rFonts w:hint="eastAsia" w:cs="Times New Roman"/>
            <w:i w:val="0"/>
            <w:iCs w:val="0"/>
            <w:caps w:val="0"/>
            <w:spacing w:val="0"/>
            <w:sz w:val="24"/>
            <w:szCs w:val="24"/>
            <w:shd w:val="clear"/>
            <w:lang w:val="en-US" w:eastAsia="zh-CN"/>
          </w:rPr>
          <w:t>ning</w:t>
        </w:r>
      </w:ins>
      <w:ins w:id="22" w:author="Xiaodong Zhang" w:date="2022-09-09T09:53:11Z">
        <w:r>
          <w:rPr>
            <w:rFonts w:hint="eastAsia" w:cs="Times New Roman"/>
            <w:i w:val="0"/>
            <w:iCs w:val="0"/>
            <w:caps w:val="0"/>
            <w:spacing w:val="0"/>
            <w:sz w:val="24"/>
            <w:szCs w:val="24"/>
            <w:shd w:val="clear"/>
            <w:lang w:val="en-US" w:eastAsia="zh-CN"/>
          </w:rPr>
          <w:t>，</w:t>
        </w:r>
      </w:ins>
      <w:ins w:id="23" w:author="Xiaodong Zhang" w:date="2022-09-09T09:53:12Z">
        <w:r>
          <w:rPr>
            <w:rFonts w:hint="eastAsia" w:cs="Times New Roman"/>
            <w:i w:val="0"/>
            <w:iCs w:val="0"/>
            <w:caps w:val="0"/>
            <w:spacing w:val="0"/>
            <w:sz w:val="24"/>
            <w:szCs w:val="24"/>
            <w:shd w:val="clear"/>
            <w:lang w:val="en-US" w:eastAsia="zh-CN"/>
          </w:rPr>
          <w:t>ML</w:t>
        </w:r>
      </w:ins>
      <w:ins w:id="24"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25" w:author="Xiaodong Zhang" w:date="2022-09-09T09:42:40Z">
              <w:rPr>
                <w:rFonts w:ascii="微软雅黑" w:hAnsi="微软雅黑" w:eastAsia="微软雅黑" w:cs="微软雅黑"/>
                <w:i w:val="0"/>
                <w:iCs w:val="0"/>
                <w:caps w:val="0"/>
                <w:color w:val="121212"/>
                <w:spacing w:val="0"/>
                <w:sz w:val="27"/>
                <w:szCs w:val="27"/>
                <w:shd w:val="clear" w:fill="FFFFFF"/>
              </w:rPr>
            </w:rPrChange>
          </w:rPr>
          <w:t>），后来在 2000 年时被用于人工神经网络（ANN）</w:t>
        </w:r>
      </w:ins>
      <w:ins w:id="26" w:author="Xiaodong Zhang" w:date="2022-09-09T09:44:55Z">
        <w:r>
          <w:rPr>
            <w:rFonts w:hint="eastAsia" w:cs="Times New Roman"/>
            <w:i w:val="0"/>
            <w:iCs w:val="0"/>
            <w:caps w:val="0"/>
            <w:spacing w:val="0"/>
            <w:sz w:val="24"/>
            <w:szCs w:val="24"/>
            <w:shd w:val="clear"/>
            <w:lang w:eastAsia="zh-CN"/>
          </w:rPr>
          <w:t>。</w:t>
        </w:r>
      </w:ins>
      <w:ins w:id="27" w:author="Xiaodong Zhang" w:date="2022-09-09T09:44:58Z">
        <w:r>
          <w:rPr>
            <w:rFonts w:hint="eastAsia" w:ascii="Times New Roman" w:hAnsi="Times New Roman" w:eastAsia="宋体" w:cs="Times New Roman"/>
            <w:i w:val="0"/>
            <w:iCs w:val="0"/>
            <w:caps w:val="0"/>
            <w:color w:val="auto"/>
            <w:spacing w:val="0"/>
            <w:sz w:val="24"/>
            <w:szCs w:val="24"/>
            <w:shd w:val="clear" w:fill="auto"/>
            <w:rPrChange w:id="28" w:author="Xiaodong Zhang" w:date="2022-09-09T09:45:12Z">
              <w:rPr>
                <w:rFonts w:ascii="微软雅黑" w:hAnsi="微软雅黑" w:eastAsia="微软雅黑" w:cs="微软雅黑"/>
                <w:i w:val="0"/>
                <w:iCs w:val="0"/>
                <w:caps w:val="0"/>
                <w:color w:val="121212"/>
                <w:spacing w:val="0"/>
                <w:sz w:val="27"/>
                <w:szCs w:val="27"/>
                <w:shd w:val="clear" w:fill="FFFFFF"/>
              </w:rPr>
            </w:rPrChange>
          </w:rPr>
          <w:t>深度学习</w:t>
        </w:r>
      </w:ins>
      <w:ins w:id="29" w:author="Xiaodong Zhang" w:date="2022-09-09T09:45:04Z">
        <w:r>
          <w:rPr>
            <w:rFonts w:hint="eastAsia" w:ascii="Times New Roman" w:hAnsi="Times New Roman" w:eastAsia="宋体" w:cs="Times New Roman"/>
            <w:i w:val="0"/>
            <w:iCs w:val="0"/>
            <w:caps w:val="0"/>
            <w:color w:val="auto"/>
            <w:spacing w:val="0"/>
            <w:sz w:val="24"/>
            <w:szCs w:val="24"/>
            <w:shd w:val="clear" w:fill="auto"/>
            <w:lang w:val="en-US" w:eastAsia="zh-CN"/>
            <w:rPrChange w:id="30" w:author="Xiaodong Zhang" w:date="2022-09-09T09:45:12Z">
              <w:rPr>
                <w:rFonts w:hint="eastAsia" w:ascii="微软雅黑" w:hAnsi="微软雅黑" w:eastAsia="微软雅黑" w:cs="微软雅黑"/>
                <w:i w:val="0"/>
                <w:iCs w:val="0"/>
                <w:caps w:val="0"/>
                <w:color w:val="121212"/>
                <w:spacing w:val="0"/>
                <w:sz w:val="27"/>
                <w:szCs w:val="27"/>
                <w:shd w:val="clear" w:fill="FFFFFF"/>
                <w:lang w:val="en-US" w:eastAsia="zh-CN"/>
              </w:rPr>
            </w:rPrChange>
          </w:rPr>
          <w:t>作为</w:t>
        </w:r>
      </w:ins>
      <w:ins w:id="31" w:author="Xiaodong Zhang" w:date="2022-09-09T09:44:58Z">
        <w:r>
          <w:rPr>
            <w:rFonts w:hint="eastAsia" w:ascii="Times New Roman" w:hAnsi="Times New Roman" w:eastAsia="宋体" w:cs="Times New Roman"/>
            <w:i w:val="0"/>
            <w:iCs w:val="0"/>
            <w:caps w:val="0"/>
            <w:color w:val="auto"/>
            <w:spacing w:val="0"/>
            <w:sz w:val="24"/>
            <w:szCs w:val="24"/>
            <w:shd w:val="clear" w:fill="auto"/>
            <w:rPrChange w:id="32" w:author="Xiaodong Zhang" w:date="2022-09-09T09:45:12Z">
              <w:rPr>
                <w:rFonts w:ascii="微软雅黑" w:hAnsi="微软雅黑" w:eastAsia="微软雅黑" w:cs="微软雅黑"/>
                <w:i w:val="0"/>
                <w:iCs w:val="0"/>
                <w:caps w:val="0"/>
                <w:color w:val="121212"/>
                <w:spacing w:val="0"/>
                <w:sz w:val="27"/>
                <w:szCs w:val="27"/>
                <w:shd w:val="clear" w:fill="FFFFFF"/>
              </w:rPr>
            </w:rPrChange>
          </w:rPr>
          <w:t>机器学习的一个子领域，</w:t>
        </w:r>
      </w:ins>
      <w:ins w:id="33" w:author="Xiaodong Zhang" w:date="2022-09-09T09:45:18Z">
        <w:r>
          <w:rPr>
            <w:rFonts w:hint="eastAsia" w:cs="Times New Roman"/>
            <w:i w:val="0"/>
            <w:iCs w:val="0"/>
            <w:caps w:val="0"/>
            <w:spacing w:val="0"/>
            <w:sz w:val="24"/>
            <w:szCs w:val="24"/>
            <w:shd w:val="clear"/>
            <w:lang w:val="en-US" w:eastAsia="zh-CN"/>
          </w:rPr>
          <w:t>通过</w:t>
        </w:r>
      </w:ins>
      <w:ins w:id="34" w:author="Xiaodong Zhang" w:date="2022-09-09T09:45:22Z">
        <w:r>
          <w:rPr>
            <w:rFonts w:hint="eastAsia" w:cs="Times New Roman"/>
            <w:i w:val="0"/>
            <w:iCs w:val="0"/>
            <w:caps w:val="0"/>
            <w:spacing w:val="0"/>
            <w:sz w:val="24"/>
            <w:szCs w:val="24"/>
            <w:shd w:val="clear"/>
            <w:lang w:val="en-US" w:eastAsia="zh-CN"/>
          </w:rPr>
          <w:t>使用</w:t>
        </w:r>
      </w:ins>
      <w:ins w:id="35" w:author="Xiaodong Zhang" w:date="2022-09-09T09:44:58Z">
        <w:r>
          <w:rPr>
            <w:rFonts w:hint="eastAsia" w:ascii="Times New Roman" w:hAnsi="Times New Roman" w:eastAsia="宋体" w:cs="Times New Roman"/>
            <w:i w:val="0"/>
            <w:iCs w:val="0"/>
            <w:caps w:val="0"/>
            <w:color w:val="auto"/>
            <w:spacing w:val="0"/>
            <w:sz w:val="24"/>
            <w:szCs w:val="24"/>
            <w:shd w:val="clear" w:fill="auto"/>
            <w:rPrChange w:id="36" w:author="Xiaodong Zhang" w:date="2022-09-09T09:45:12Z">
              <w:rPr>
                <w:rFonts w:ascii="微软雅黑" w:hAnsi="微软雅黑" w:eastAsia="微软雅黑" w:cs="微软雅黑"/>
                <w:i w:val="0"/>
                <w:iCs w:val="0"/>
                <w:caps w:val="0"/>
                <w:color w:val="121212"/>
                <w:spacing w:val="0"/>
                <w:sz w:val="27"/>
                <w:szCs w:val="27"/>
                <w:shd w:val="clear" w:fill="FFFFFF"/>
              </w:rPr>
            </w:rPrChange>
          </w:rPr>
          <w:t>多层次的非线性信息处理和抽象，用于有监督或无监督的特征学习、表示、分类和模式识别</w:t>
        </w:r>
      </w:ins>
      <w:ins w:id="37" w:author="Xiaodong Zhang" w:date="2022-09-09T09:46:55Z">
        <w:r>
          <w:rPr>
            <w:rFonts w:hint="eastAsia" w:cs="Times New Roman"/>
            <w:i w:val="0"/>
            <w:iCs w:val="0"/>
            <w:caps w:val="0"/>
            <w:spacing w:val="0"/>
            <w:sz w:val="24"/>
            <w:szCs w:val="24"/>
            <w:shd w:val="clear"/>
            <w:lang w:eastAsia="zh-CN"/>
          </w:rPr>
          <w:t>，</w:t>
        </w:r>
      </w:ins>
      <w:ins w:id="38" w:author="Xiaodong Zhang" w:date="2022-09-09T09:46:38Z">
        <w:r>
          <w:rPr>
            <w:rFonts w:hint="eastAsia" w:cs="Times New Roman"/>
            <w:i w:val="0"/>
            <w:iCs w:val="0"/>
            <w:caps w:val="0"/>
            <w:spacing w:val="0"/>
            <w:sz w:val="24"/>
            <w:szCs w:val="24"/>
            <w:shd w:val="clear"/>
            <w:lang w:val="en-US" w:eastAsia="zh-CN"/>
          </w:rPr>
          <w:t>而</w:t>
        </w:r>
      </w:ins>
      <w:ins w:id="39" w:author="Xiaodong Zhang" w:date="2022-09-09T09:48:52Z">
        <w:r>
          <w:rPr>
            <w:rFonts w:hint="eastAsia" w:cs="Times New Roman"/>
            <w:i w:val="0"/>
            <w:iCs w:val="0"/>
            <w:caps w:val="0"/>
            <w:spacing w:val="0"/>
            <w:sz w:val="24"/>
            <w:szCs w:val="24"/>
            <w:shd w:val="clear"/>
            <w:lang w:val="en-US" w:eastAsia="zh-CN"/>
          </w:rPr>
          <w:t>ANN</w:t>
        </w:r>
      </w:ins>
      <w:ins w:id="40" w:author="Xiaodong Zhang" w:date="2022-09-09T09:46:43Z">
        <w:r>
          <w:rPr>
            <w:rFonts w:hint="eastAsia" w:cs="Times New Roman"/>
            <w:i w:val="0"/>
            <w:iCs w:val="0"/>
            <w:caps w:val="0"/>
            <w:spacing w:val="0"/>
            <w:sz w:val="24"/>
            <w:szCs w:val="24"/>
            <w:shd w:val="clear"/>
            <w:lang w:val="en-US" w:eastAsia="zh-CN"/>
          </w:rPr>
          <w:t>是</w:t>
        </w:r>
      </w:ins>
      <w:ins w:id="41" w:author="Xiaodong Zhang" w:date="2022-09-09T09:46:45Z">
        <w:r>
          <w:rPr>
            <w:rFonts w:hint="eastAsia" w:cs="Times New Roman"/>
            <w:i w:val="0"/>
            <w:iCs w:val="0"/>
            <w:caps w:val="0"/>
            <w:spacing w:val="0"/>
            <w:sz w:val="24"/>
            <w:szCs w:val="24"/>
            <w:shd w:val="clear"/>
            <w:lang w:val="en-US" w:eastAsia="zh-CN"/>
          </w:rPr>
          <w:t>深度</w:t>
        </w:r>
      </w:ins>
      <w:ins w:id="42" w:author="Xiaodong Zhang" w:date="2022-09-09T09:46:46Z">
        <w:r>
          <w:rPr>
            <w:rFonts w:hint="eastAsia" w:cs="Times New Roman"/>
            <w:i w:val="0"/>
            <w:iCs w:val="0"/>
            <w:caps w:val="0"/>
            <w:spacing w:val="0"/>
            <w:sz w:val="24"/>
            <w:szCs w:val="24"/>
            <w:shd w:val="clear"/>
            <w:lang w:val="en-US" w:eastAsia="zh-CN"/>
          </w:rPr>
          <w:t>学习</w:t>
        </w:r>
      </w:ins>
      <w:ins w:id="43" w:author="Xiaodong Zhang" w:date="2022-09-09T09:46:47Z">
        <w:r>
          <w:rPr>
            <w:rFonts w:hint="eastAsia" w:cs="Times New Roman"/>
            <w:i w:val="0"/>
            <w:iCs w:val="0"/>
            <w:caps w:val="0"/>
            <w:spacing w:val="0"/>
            <w:sz w:val="24"/>
            <w:szCs w:val="24"/>
            <w:shd w:val="clear"/>
            <w:lang w:val="en-US" w:eastAsia="zh-CN"/>
          </w:rPr>
          <w:t>的</w:t>
        </w:r>
      </w:ins>
      <w:ins w:id="44" w:author="Xiaodong Zhang" w:date="2022-09-09T09:46:49Z">
        <w:r>
          <w:rPr>
            <w:rFonts w:hint="eastAsia" w:cs="Times New Roman"/>
            <w:i w:val="0"/>
            <w:iCs w:val="0"/>
            <w:caps w:val="0"/>
            <w:spacing w:val="0"/>
            <w:sz w:val="24"/>
            <w:szCs w:val="24"/>
            <w:shd w:val="clear"/>
            <w:lang w:val="en-US" w:eastAsia="zh-CN"/>
          </w:rPr>
          <w:t>最</w:t>
        </w:r>
      </w:ins>
      <w:ins w:id="45" w:author="Xiaodong Zhang" w:date="2022-09-09T09:46:50Z">
        <w:r>
          <w:rPr>
            <w:rFonts w:hint="eastAsia" w:cs="Times New Roman"/>
            <w:i w:val="0"/>
            <w:iCs w:val="0"/>
            <w:caps w:val="0"/>
            <w:spacing w:val="0"/>
            <w:sz w:val="24"/>
            <w:szCs w:val="24"/>
            <w:shd w:val="clear"/>
            <w:lang w:val="en-US" w:eastAsia="zh-CN"/>
          </w:rPr>
          <w:t>常用</w:t>
        </w:r>
      </w:ins>
      <w:ins w:id="46" w:author="Xiaodong Zhang" w:date="2022-09-09T09:46:51Z">
        <w:r>
          <w:rPr>
            <w:rFonts w:hint="eastAsia" w:cs="Times New Roman"/>
            <w:i w:val="0"/>
            <w:iCs w:val="0"/>
            <w:caps w:val="0"/>
            <w:spacing w:val="0"/>
            <w:sz w:val="24"/>
            <w:szCs w:val="24"/>
            <w:shd w:val="clear"/>
            <w:lang w:val="en-US" w:eastAsia="zh-CN"/>
          </w:rPr>
          <w:t>形式。</w:t>
        </w:r>
      </w:ins>
      <w:ins w:id="47" w:author="Xiaodong Zhang" w:date="2022-09-09T09:48:31Z">
        <w:r>
          <w:rPr>
            <w:rFonts w:hint="eastAsia" w:ascii="Times New Roman" w:hAnsi="Times New Roman" w:eastAsia="宋体" w:cs="Times New Roman"/>
            <w:i w:val="0"/>
            <w:iCs w:val="0"/>
            <w:caps w:val="0"/>
            <w:color w:val="auto"/>
            <w:spacing w:val="0"/>
            <w:sz w:val="24"/>
            <w:szCs w:val="24"/>
            <w:shd w:val="clear" w:fill="auto"/>
            <w:rPrChange w:id="48" w:author="Xiaodong Zhang" w:date="2022-09-09T09:53:29Z">
              <w:rPr>
                <w:rFonts w:ascii="微软雅黑" w:hAnsi="微软雅黑" w:eastAsia="微软雅黑" w:cs="微软雅黑"/>
                <w:i w:val="0"/>
                <w:iCs w:val="0"/>
                <w:caps w:val="0"/>
                <w:color w:val="121212"/>
                <w:spacing w:val="0"/>
                <w:sz w:val="27"/>
                <w:szCs w:val="27"/>
                <w:shd w:val="clear" w:fill="FFFFFF"/>
              </w:rPr>
            </w:rPrChange>
          </w:rPr>
          <w:t>第一代人工神经网络由简单的感知器神经层组成，只能进行有限的简单计算。第二代使用反向传播，根据错误率更新神经元的权重。</w:t>
        </w:r>
      </w:ins>
      <w:ins w:id="49" w:author="Xiaodong Zhang" w:date="2022-09-09T09:49:17Z">
        <w:r>
          <w:rPr>
            <w:rFonts w:hint="eastAsia" w:cs="Times New Roman"/>
            <w:i w:val="0"/>
            <w:iCs w:val="0"/>
            <w:caps w:val="0"/>
            <w:spacing w:val="0"/>
            <w:sz w:val="24"/>
            <w:szCs w:val="24"/>
            <w:shd w:val="clear"/>
            <w:lang w:val="en-US" w:eastAsia="zh-CN"/>
          </w:rPr>
          <w:t>其后，</w:t>
        </w:r>
      </w:ins>
      <w:ins w:id="50" w:author="Xiaodong Zhang" w:date="2022-09-09T09:49:20Z">
        <w:r>
          <w:rPr>
            <w:rFonts w:hint="eastAsia" w:cs="Times New Roman"/>
            <w:i w:val="0"/>
            <w:iCs w:val="0"/>
            <w:caps w:val="0"/>
            <w:spacing w:val="0"/>
            <w:sz w:val="24"/>
            <w:szCs w:val="24"/>
            <w:shd w:val="clear"/>
            <w:lang w:val="en-US" w:eastAsia="zh-CN"/>
          </w:rPr>
          <w:t>多种</w:t>
        </w:r>
      </w:ins>
      <w:ins w:id="51" w:author="Xiaodong Zhang" w:date="2022-09-09T09:48:31Z">
        <w:r>
          <w:rPr>
            <w:rFonts w:hint="eastAsia" w:ascii="Times New Roman" w:hAnsi="Times New Roman" w:eastAsia="宋体" w:cs="Times New Roman"/>
            <w:i w:val="0"/>
            <w:iCs w:val="0"/>
            <w:caps w:val="0"/>
            <w:color w:val="auto"/>
            <w:spacing w:val="0"/>
            <w:sz w:val="24"/>
            <w:szCs w:val="24"/>
            <w:shd w:val="clear" w:fill="auto"/>
            <w:rPrChange w:id="52" w:author="Xiaodong Zhang" w:date="2022-09-09T09:53:29Z">
              <w:rPr>
                <w:rFonts w:ascii="微软雅黑" w:hAnsi="微软雅黑" w:eastAsia="微软雅黑" w:cs="微软雅黑"/>
                <w:i w:val="0"/>
                <w:iCs w:val="0"/>
                <w:caps w:val="0"/>
                <w:color w:val="121212"/>
                <w:spacing w:val="0"/>
                <w:sz w:val="27"/>
                <w:szCs w:val="27"/>
                <w:shd w:val="clear" w:fill="FFFFFF"/>
              </w:rPr>
            </w:rPrChange>
          </w:rPr>
          <w:t>和</w:t>
        </w:r>
      </w:ins>
      <w:ins w:id="53" w:author="Xiaodong Zhang" w:date="2022-09-09T09:49:29Z">
        <w:r>
          <w:rPr>
            <w:rFonts w:hint="eastAsia" w:cs="Times New Roman"/>
            <w:i w:val="0"/>
            <w:iCs w:val="0"/>
            <w:caps w:val="0"/>
            <w:spacing w:val="0"/>
            <w:sz w:val="24"/>
            <w:szCs w:val="24"/>
            <w:shd w:val="clear"/>
            <w:lang w:val="en-US" w:eastAsia="zh-CN"/>
          </w:rPr>
          <w:t>各异</w:t>
        </w:r>
      </w:ins>
      <w:ins w:id="54" w:author="Xiaodong Zhang" w:date="2022-09-09T09:49:31Z">
        <w:r>
          <w:rPr>
            <w:rFonts w:hint="eastAsia" w:cs="Times New Roman"/>
            <w:i w:val="0"/>
            <w:iCs w:val="0"/>
            <w:caps w:val="0"/>
            <w:spacing w:val="0"/>
            <w:sz w:val="24"/>
            <w:szCs w:val="24"/>
            <w:shd w:val="clear"/>
            <w:lang w:val="en-US" w:eastAsia="zh-CN"/>
          </w:rPr>
          <w:t>的</w:t>
        </w:r>
      </w:ins>
      <w:ins w:id="55" w:author="Xiaodong Zhang" w:date="2022-09-09T09:48:31Z">
        <w:r>
          <w:rPr>
            <w:rFonts w:hint="eastAsia" w:ascii="Times New Roman" w:hAnsi="Times New Roman" w:eastAsia="宋体" w:cs="Times New Roman"/>
            <w:i w:val="0"/>
            <w:iCs w:val="0"/>
            <w:caps w:val="0"/>
            <w:color w:val="auto"/>
            <w:spacing w:val="0"/>
            <w:sz w:val="24"/>
            <w:szCs w:val="24"/>
            <w:shd w:val="clear" w:fill="auto"/>
            <w:rPrChange w:id="56" w:author="Xiaodong Zhang" w:date="2022-09-09T09:53:29Z">
              <w:rPr>
                <w:rFonts w:ascii="微软雅黑" w:hAnsi="微软雅黑" w:eastAsia="微软雅黑" w:cs="微软雅黑"/>
                <w:i w:val="0"/>
                <w:iCs w:val="0"/>
                <w:caps w:val="0"/>
                <w:color w:val="121212"/>
                <w:spacing w:val="0"/>
                <w:sz w:val="27"/>
                <w:szCs w:val="27"/>
                <w:shd w:val="clear" w:fill="FFFFFF"/>
              </w:rPr>
            </w:rPrChange>
          </w:rPr>
          <w:t>神经网络也出现了，如前馈神经网络 (FNN)、卷积神经网络 (CNN)、循环神经网络 (RNN) 等</w:t>
        </w:r>
      </w:ins>
      <w:ins w:id="57" w:author="Xiaodong Zhang" w:date="2022-09-09T09:51:07Z">
        <w:r>
          <w:rPr>
            <w:rFonts w:hint="eastAsia" w:cs="Times New Roman"/>
            <w:i w:val="0"/>
            <w:iCs w:val="0"/>
            <w:caps w:val="0"/>
            <w:spacing w:val="0"/>
            <w:sz w:val="24"/>
            <w:szCs w:val="24"/>
            <w:shd w:val="clear"/>
            <w:lang w:eastAsia="zh-CN"/>
          </w:rPr>
          <w:t>。</w:t>
        </w:r>
      </w:ins>
      <w:ins w:id="58" w:author="Xiaodong Zhang" w:date="2022-09-09T09:51:32Z">
        <w:r>
          <w:rPr>
            <w:rFonts w:hint="eastAsia" w:cs="Times New Roman"/>
            <w:i w:val="0"/>
            <w:iCs w:val="0"/>
            <w:caps w:val="0"/>
            <w:spacing w:val="0"/>
            <w:sz w:val="24"/>
            <w:szCs w:val="24"/>
            <w:shd w:val="clear"/>
            <w:lang w:val="en-US" w:eastAsia="zh-CN"/>
          </w:rPr>
          <w:t>利用</w:t>
        </w:r>
      </w:ins>
      <w:ins w:id="59" w:author="Xiaodong Zhang" w:date="2022-09-09T09:51:11Z">
        <w:r>
          <w:rPr>
            <w:rFonts w:hint="eastAsia" w:ascii="Times New Roman" w:hAnsi="Times New Roman" w:eastAsia="宋体" w:cs="Times New Roman"/>
            <w:i w:val="0"/>
            <w:iCs w:val="0"/>
            <w:caps w:val="0"/>
            <w:color w:val="auto"/>
            <w:spacing w:val="0"/>
            <w:sz w:val="24"/>
            <w:szCs w:val="24"/>
            <w:shd w:val="clear" w:fill="auto"/>
            <w:rPrChange w:id="60" w:author="Xiaodong Zhang" w:date="2022-09-09T09:53:29Z">
              <w:rPr>
                <w:rFonts w:ascii="微软雅黑" w:hAnsi="微软雅黑" w:eastAsia="微软雅黑" w:cs="微软雅黑"/>
                <w:i w:val="0"/>
                <w:iCs w:val="0"/>
                <w:caps w:val="0"/>
                <w:color w:val="121212"/>
                <w:spacing w:val="0"/>
                <w:sz w:val="27"/>
                <w:szCs w:val="27"/>
                <w:shd w:val="clear" w:fill="FFFFFF"/>
              </w:rPr>
            </w:rPrChange>
          </w:rPr>
          <w:t>局部连接、共享权重、池化和多层使用</w:t>
        </w:r>
      </w:ins>
      <w:ins w:id="61" w:author="Xiaodong Zhang" w:date="2022-09-09T09:51:14Z">
        <w:r>
          <w:rPr>
            <w:rFonts w:hint="eastAsia" w:ascii="Times New Roman" w:hAnsi="Times New Roman" w:eastAsia="宋体" w:cs="Times New Roman"/>
            <w:i w:val="0"/>
            <w:iCs w:val="0"/>
            <w:caps w:val="0"/>
            <w:color w:val="auto"/>
            <w:spacing w:val="0"/>
            <w:sz w:val="24"/>
            <w:szCs w:val="24"/>
            <w:shd w:val="clear" w:fill="auto"/>
            <w:lang w:val="en-US" w:eastAsia="zh-CN"/>
            <w:rPrChange w:id="6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这</w:t>
        </w:r>
      </w:ins>
      <w:ins w:id="63" w:author="Xiaodong Zhang" w:date="2022-09-09T09:51:17Z">
        <w:r>
          <w:rPr>
            <w:rFonts w:hint="eastAsia" w:ascii="Times New Roman" w:hAnsi="Times New Roman" w:eastAsia="宋体" w:cs="Times New Roman"/>
            <w:i w:val="0"/>
            <w:iCs w:val="0"/>
            <w:caps w:val="0"/>
            <w:color w:val="auto"/>
            <w:spacing w:val="0"/>
            <w:sz w:val="24"/>
            <w:szCs w:val="24"/>
            <w:shd w:val="clear" w:fill="auto"/>
            <w:lang w:val="en-US" w:eastAsia="zh-CN"/>
            <w:rPrChange w:id="64"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四种</w:t>
        </w:r>
      </w:ins>
      <w:ins w:id="65" w:author="Xiaodong Zhang" w:date="2022-09-09T09:51:18Z">
        <w:r>
          <w:rPr>
            <w:rFonts w:hint="eastAsia" w:ascii="Times New Roman" w:hAnsi="Times New Roman" w:eastAsia="宋体" w:cs="Times New Roman"/>
            <w:i w:val="0"/>
            <w:iCs w:val="0"/>
            <w:caps w:val="0"/>
            <w:color w:val="auto"/>
            <w:spacing w:val="0"/>
            <w:sz w:val="24"/>
            <w:szCs w:val="24"/>
            <w:shd w:val="clear" w:fill="auto"/>
            <w:lang w:val="en-US" w:eastAsia="zh-CN"/>
            <w:rPrChange w:id="6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基本</w:t>
        </w:r>
      </w:ins>
      <w:ins w:id="67" w:author="Xiaodong Zhang" w:date="2022-09-09T09:51:19Z">
        <w:r>
          <w:rPr>
            <w:rFonts w:hint="eastAsia" w:ascii="Times New Roman" w:hAnsi="Times New Roman" w:eastAsia="宋体" w:cs="Times New Roman"/>
            <w:i w:val="0"/>
            <w:iCs w:val="0"/>
            <w:caps w:val="0"/>
            <w:color w:val="auto"/>
            <w:spacing w:val="0"/>
            <w:sz w:val="24"/>
            <w:szCs w:val="24"/>
            <w:shd w:val="clear" w:fill="auto"/>
            <w:lang w:val="en-US" w:eastAsia="zh-CN"/>
            <w:rPrChange w:id="6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思想</w:t>
        </w:r>
      </w:ins>
      <w:ins w:id="69" w:author="Xiaodong Zhang" w:date="2022-09-09T09:51:20Z">
        <w:r>
          <w:rPr>
            <w:rFonts w:hint="eastAsia" w:ascii="Times New Roman" w:hAnsi="Times New Roman" w:eastAsia="宋体" w:cs="Times New Roman"/>
            <w:i w:val="0"/>
            <w:iCs w:val="0"/>
            <w:caps w:val="0"/>
            <w:color w:val="auto"/>
            <w:spacing w:val="0"/>
            <w:sz w:val="24"/>
            <w:szCs w:val="24"/>
            <w:shd w:val="clear" w:fill="auto"/>
            <w:lang w:val="en-US" w:eastAsia="zh-CN"/>
            <w:rPrChange w:id="7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的</w:t>
        </w:r>
      </w:ins>
      <w:ins w:id="71" w:author="Xiaodong Zhang" w:date="2022-09-09T09:51:24Z">
        <w:r>
          <w:rPr>
            <w:rFonts w:hint="eastAsia" w:ascii="Times New Roman" w:hAnsi="Times New Roman" w:eastAsia="宋体" w:cs="Times New Roman"/>
            <w:i w:val="0"/>
            <w:iCs w:val="0"/>
            <w:caps w:val="0"/>
            <w:color w:val="auto"/>
            <w:spacing w:val="0"/>
            <w:sz w:val="24"/>
            <w:szCs w:val="24"/>
            <w:shd w:val="clear" w:fill="auto"/>
            <w:lang w:val="en-US" w:eastAsia="zh-CN"/>
            <w:rPrChange w:id="7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构成</w:t>
        </w:r>
      </w:ins>
      <w:ins w:id="73" w:author="Xiaodong Zhang" w:date="2022-09-09T09:51:35Z">
        <w:r>
          <w:rPr>
            <w:rFonts w:hint="eastAsia" w:ascii="Times New Roman" w:hAnsi="Times New Roman" w:eastAsia="宋体" w:cs="Times New Roman"/>
            <w:i w:val="0"/>
            <w:iCs w:val="0"/>
            <w:caps w:val="0"/>
            <w:color w:val="auto"/>
            <w:spacing w:val="0"/>
            <w:sz w:val="24"/>
            <w:szCs w:val="24"/>
            <w:shd w:val="clear" w:fill="auto"/>
            <w:lang w:val="en-US" w:eastAsia="zh-CN"/>
            <w:rPrChange w:id="74"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了</w:t>
        </w:r>
      </w:ins>
      <w:ins w:id="75" w:author="Xiaodong Zhang" w:date="2022-09-09T09:51:42Z">
        <w:r>
          <w:rPr>
            <w:rFonts w:hint="eastAsia" w:ascii="Times New Roman" w:hAnsi="Times New Roman" w:eastAsia="宋体" w:cs="Times New Roman"/>
            <w:i w:val="0"/>
            <w:iCs w:val="0"/>
            <w:caps w:val="0"/>
            <w:color w:val="auto"/>
            <w:spacing w:val="0"/>
            <w:sz w:val="24"/>
            <w:szCs w:val="24"/>
            <w:shd w:val="clear" w:fill="auto"/>
            <w:lang w:val="en-US" w:eastAsia="zh-CN"/>
            <w:rPrChange w:id="7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卷积</w:t>
        </w:r>
      </w:ins>
      <w:ins w:id="77" w:author="Xiaodong Zhang" w:date="2022-09-09T09:51:44Z">
        <w:r>
          <w:rPr>
            <w:rFonts w:hint="eastAsia" w:ascii="Times New Roman" w:hAnsi="Times New Roman" w:eastAsia="宋体" w:cs="Times New Roman"/>
            <w:i w:val="0"/>
            <w:iCs w:val="0"/>
            <w:caps w:val="0"/>
            <w:color w:val="auto"/>
            <w:spacing w:val="0"/>
            <w:sz w:val="24"/>
            <w:szCs w:val="24"/>
            <w:shd w:val="clear" w:fill="auto"/>
            <w:lang w:val="en-US" w:eastAsia="zh-CN"/>
            <w:rPrChange w:id="7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神经</w:t>
        </w:r>
      </w:ins>
      <w:ins w:id="79" w:author="Xiaodong Zhang" w:date="2022-09-09T09:51:45Z">
        <w:r>
          <w:rPr>
            <w:rFonts w:hint="eastAsia" w:ascii="Times New Roman" w:hAnsi="Times New Roman" w:eastAsia="宋体" w:cs="Times New Roman"/>
            <w:i w:val="0"/>
            <w:iCs w:val="0"/>
            <w:caps w:val="0"/>
            <w:color w:val="auto"/>
            <w:spacing w:val="0"/>
            <w:sz w:val="24"/>
            <w:szCs w:val="24"/>
            <w:shd w:val="clear" w:fill="auto"/>
            <w:lang w:val="en-US" w:eastAsia="zh-CN"/>
            <w:rPrChange w:id="8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网络</w:t>
        </w:r>
      </w:ins>
      <w:ins w:id="81" w:author="Xiaodong Zhang" w:date="2022-09-09T09:51:46Z">
        <w:r>
          <w:rPr>
            <w:rFonts w:hint="eastAsia" w:ascii="Times New Roman" w:hAnsi="Times New Roman" w:eastAsia="宋体" w:cs="Times New Roman"/>
            <w:i w:val="0"/>
            <w:iCs w:val="0"/>
            <w:caps w:val="0"/>
            <w:color w:val="auto"/>
            <w:spacing w:val="0"/>
            <w:sz w:val="24"/>
            <w:szCs w:val="24"/>
            <w:shd w:val="clear" w:fill="auto"/>
            <w:lang w:val="en-US" w:eastAsia="zh-CN"/>
            <w:rPrChange w:id="8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w:t>
        </w:r>
      </w:ins>
      <w:ins w:id="83" w:author="Xiaodong Zhang" w:date="2022-09-09T09:51:47Z">
        <w:r>
          <w:rPr>
            <w:rFonts w:hint="eastAsia" w:ascii="Times New Roman" w:hAnsi="Times New Roman" w:eastAsia="宋体" w:cs="Times New Roman"/>
            <w:i w:val="0"/>
            <w:iCs w:val="0"/>
            <w:caps w:val="0"/>
            <w:color w:val="auto"/>
            <w:spacing w:val="0"/>
            <w:sz w:val="24"/>
            <w:szCs w:val="24"/>
            <w:shd w:val="clear" w:fill="auto"/>
            <w:lang w:val="en-US" w:eastAsia="zh-CN"/>
            <w:rPrChange w:id="84"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CNN</w:t>
        </w:r>
      </w:ins>
      <w:ins w:id="85" w:author="Xiaodong Zhang" w:date="2022-09-09T09:51:46Z">
        <w:r>
          <w:rPr>
            <w:rFonts w:hint="eastAsia" w:ascii="Times New Roman" w:hAnsi="Times New Roman" w:eastAsia="宋体" w:cs="Times New Roman"/>
            <w:i w:val="0"/>
            <w:iCs w:val="0"/>
            <w:caps w:val="0"/>
            <w:color w:val="auto"/>
            <w:spacing w:val="0"/>
            <w:sz w:val="24"/>
            <w:szCs w:val="24"/>
            <w:shd w:val="clear" w:fill="auto"/>
            <w:lang w:val="en-US" w:eastAsia="zh-CN"/>
            <w:rPrChange w:id="8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w:t>
        </w:r>
      </w:ins>
      <w:ins w:id="87" w:author="Xiaodong Zhang" w:date="2022-09-09T09:51:49Z">
        <w:r>
          <w:rPr>
            <w:rFonts w:hint="eastAsia" w:ascii="Times New Roman" w:hAnsi="Times New Roman" w:eastAsia="宋体" w:cs="Times New Roman"/>
            <w:i w:val="0"/>
            <w:iCs w:val="0"/>
            <w:caps w:val="0"/>
            <w:color w:val="auto"/>
            <w:spacing w:val="0"/>
            <w:sz w:val="24"/>
            <w:szCs w:val="24"/>
            <w:shd w:val="clear" w:fill="auto"/>
            <w:lang w:val="en-US" w:eastAsia="zh-CN"/>
            <w:rPrChange w:id="8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w:t>
        </w:r>
      </w:ins>
      <w:ins w:id="89" w:author="Xiaodong Zhang" w:date="2022-09-09T09:52:11Z">
        <w:r>
          <w:rPr>
            <w:rFonts w:hint="eastAsia" w:ascii="Times New Roman" w:hAnsi="Times New Roman" w:eastAsia="宋体" w:cs="Times New Roman"/>
            <w:i w:val="0"/>
            <w:iCs w:val="0"/>
            <w:caps w:val="0"/>
            <w:color w:val="auto"/>
            <w:spacing w:val="0"/>
            <w:sz w:val="24"/>
            <w:szCs w:val="24"/>
            <w:shd w:val="clear" w:fill="auto"/>
            <w:lang w:val="en-US" w:eastAsia="zh-CN"/>
            <w:rPrChange w:id="9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2</w:t>
        </w:r>
      </w:ins>
      <w:ins w:id="91" w:author="Xiaodong Zhang" w:date="2022-09-09T09:52:05Z">
        <w:r>
          <w:rPr>
            <w:rFonts w:hint="eastAsia" w:ascii="Times New Roman" w:hAnsi="Times New Roman" w:eastAsia="宋体" w:cs="Times New Roman"/>
            <w:i w:val="0"/>
            <w:iCs w:val="0"/>
            <w:caps w:val="0"/>
            <w:color w:val="auto"/>
            <w:spacing w:val="0"/>
            <w:sz w:val="24"/>
            <w:szCs w:val="24"/>
            <w:shd w:val="clear" w:fill="auto"/>
            <w:lang w:val="en-US" w:eastAsia="zh-CN"/>
            <w:rPrChange w:id="9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0</w:t>
        </w:r>
      </w:ins>
      <w:ins w:id="93" w:author="Xiaodong Zhang" w:date="2022-09-09T09:52:06Z">
        <w:r>
          <w:rPr>
            <w:rFonts w:hint="eastAsia" w:ascii="Times New Roman" w:hAnsi="Times New Roman" w:eastAsia="宋体" w:cs="Times New Roman"/>
            <w:i w:val="0"/>
            <w:iCs w:val="0"/>
            <w:caps w:val="0"/>
            <w:color w:val="auto"/>
            <w:spacing w:val="0"/>
            <w:sz w:val="24"/>
            <w:szCs w:val="24"/>
            <w:shd w:val="clear" w:fill="auto"/>
            <w:lang w:val="en-US" w:eastAsia="zh-CN"/>
            <w:rPrChange w:id="94"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12</w:t>
        </w:r>
      </w:ins>
      <w:ins w:id="95" w:author="Xiaodong Zhang" w:date="2022-09-09T09:52:07Z">
        <w:r>
          <w:rPr>
            <w:rFonts w:hint="eastAsia" w:ascii="Times New Roman" w:hAnsi="Times New Roman" w:eastAsia="宋体" w:cs="Times New Roman"/>
            <w:i w:val="0"/>
            <w:iCs w:val="0"/>
            <w:caps w:val="0"/>
            <w:color w:val="auto"/>
            <w:spacing w:val="0"/>
            <w:sz w:val="24"/>
            <w:szCs w:val="24"/>
            <w:shd w:val="clear" w:fill="auto"/>
            <w:lang w:val="en-US" w:eastAsia="zh-CN"/>
            <w:rPrChange w:id="9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年</w:t>
        </w:r>
      </w:ins>
      <w:ins w:id="97"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98" w:author="Xiaodong Zhang" w:date="2022-09-09T09:53:29Z">
              <w:rPr>
                <w:rFonts w:ascii="微软雅黑" w:hAnsi="微软雅黑" w:eastAsia="微软雅黑" w:cs="微软雅黑"/>
                <w:i w:val="0"/>
                <w:iCs w:val="0"/>
                <w:caps w:val="0"/>
                <w:color w:val="121212"/>
                <w:spacing w:val="0"/>
                <w:sz w:val="27"/>
                <w:szCs w:val="27"/>
                <w:shd w:val="clear" w:fill="FFFFFF"/>
              </w:rPr>
            </w:rPrChange>
          </w:rPr>
          <w:t>Krizhevsky 等人 提出了</w:t>
        </w:r>
      </w:ins>
      <w:ins w:id="99" w:author="Xiaodong Zhang" w:date="2022-09-09T09:52:34Z">
        <w:r>
          <w:rPr>
            <w:rFonts w:hint="eastAsia" w:ascii="Times New Roman" w:hAnsi="Times New Roman" w:eastAsia="宋体" w:cs="Times New Roman"/>
            <w:i w:val="0"/>
            <w:iCs w:val="0"/>
            <w:caps w:val="0"/>
            <w:color w:val="auto"/>
            <w:spacing w:val="0"/>
            <w:sz w:val="24"/>
            <w:szCs w:val="24"/>
            <w:shd w:val="clear" w:fill="auto"/>
            <w:lang w:val="en-US" w:eastAsia="zh-CN"/>
            <w:rPrChange w:id="10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基于</w:t>
        </w:r>
      </w:ins>
      <w:ins w:id="101"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102" w:author="Xiaodong Zhang" w:date="2022-09-09T09:53:29Z">
              <w:rPr>
                <w:rFonts w:ascii="微软雅黑" w:hAnsi="微软雅黑" w:eastAsia="微软雅黑" w:cs="微软雅黑"/>
                <w:i w:val="0"/>
                <w:iCs w:val="0"/>
                <w:caps w:val="0"/>
                <w:color w:val="121212"/>
                <w:spacing w:val="0"/>
                <w:sz w:val="27"/>
                <w:szCs w:val="27"/>
                <w:shd w:val="clear" w:fill="FFFFFF"/>
              </w:rPr>
            </w:rPrChange>
          </w:rPr>
          <w:t>深度卷积神经网络 (CNN) 架构，</w:t>
        </w:r>
      </w:ins>
      <w:ins w:id="103" w:author="Xiaodong Zhang" w:date="2022-09-09T09:52:39Z">
        <w:r>
          <w:rPr>
            <w:rFonts w:hint="eastAsia" w:ascii="Times New Roman" w:hAnsi="Times New Roman" w:eastAsia="宋体" w:cs="Times New Roman"/>
            <w:i w:val="0"/>
            <w:iCs w:val="0"/>
            <w:caps w:val="0"/>
            <w:color w:val="auto"/>
            <w:spacing w:val="0"/>
            <w:sz w:val="24"/>
            <w:szCs w:val="24"/>
            <w:shd w:val="clear" w:fill="auto"/>
            <w:rPrChange w:id="104" w:author="Xiaodong Zhang" w:date="2022-09-09T09:53:29Z">
              <w:rPr>
                <w:rFonts w:ascii="微软雅黑" w:hAnsi="微软雅黑" w:eastAsia="微软雅黑" w:cs="微软雅黑"/>
                <w:i w:val="0"/>
                <w:iCs w:val="0"/>
                <w:caps w:val="0"/>
                <w:color w:val="121212"/>
                <w:spacing w:val="0"/>
                <w:sz w:val="27"/>
                <w:szCs w:val="27"/>
                <w:shd w:val="clear" w:fill="FFFFFF"/>
              </w:rPr>
            </w:rPrChange>
          </w:rPr>
          <w:t xml:space="preserve"> AlexNet</w:t>
        </w:r>
      </w:ins>
      <w:ins w:id="105" w:author="Xiaodong Zhang" w:date="2022-09-09T09:52:40Z">
        <w:r>
          <w:rPr>
            <w:rFonts w:hint="eastAsia" w:ascii="Times New Roman" w:hAnsi="Times New Roman" w:eastAsia="宋体" w:cs="Times New Roman"/>
            <w:i w:val="0"/>
            <w:iCs w:val="0"/>
            <w:caps w:val="0"/>
            <w:color w:val="auto"/>
            <w:spacing w:val="0"/>
            <w:sz w:val="24"/>
            <w:szCs w:val="24"/>
            <w:shd w:val="clear" w:fill="auto"/>
            <w:lang w:eastAsia="zh-CN"/>
            <w:rPrChange w:id="106" w:author="Xiaodong Zhang" w:date="2022-09-09T09:53:29Z">
              <w:rPr>
                <w:rFonts w:hint="eastAsia" w:ascii="微软雅黑" w:hAnsi="微软雅黑" w:eastAsia="微软雅黑" w:cs="微软雅黑"/>
                <w:i w:val="0"/>
                <w:iCs w:val="0"/>
                <w:caps w:val="0"/>
                <w:color w:val="121212"/>
                <w:spacing w:val="0"/>
                <w:sz w:val="27"/>
                <w:szCs w:val="27"/>
                <w:shd w:val="clear" w:fill="FFFFFF"/>
                <w:lang w:eastAsia="zh-CN"/>
              </w:rPr>
            </w:rPrChange>
          </w:rPr>
          <w:t>，</w:t>
        </w:r>
      </w:ins>
      <w:ins w:id="107" w:author="Xiaodong Zhang" w:date="2022-09-09T09:52:47Z">
        <w:r>
          <w:rPr>
            <w:rFonts w:hint="eastAsia" w:ascii="Times New Roman" w:hAnsi="Times New Roman" w:eastAsia="宋体" w:cs="Times New Roman"/>
            <w:i w:val="0"/>
            <w:iCs w:val="0"/>
            <w:caps w:val="0"/>
            <w:color w:val="auto"/>
            <w:spacing w:val="0"/>
            <w:sz w:val="24"/>
            <w:szCs w:val="24"/>
            <w:shd w:val="clear" w:fill="auto"/>
            <w:lang w:val="en-US" w:eastAsia="zh-CN"/>
            <w:rPrChange w:id="10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使</w:t>
        </w:r>
      </w:ins>
      <w:ins w:id="109" w:author="Xiaodong Zhang" w:date="2022-09-09T09:52:48Z">
        <w:r>
          <w:rPr>
            <w:rFonts w:hint="eastAsia" w:ascii="Times New Roman" w:hAnsi="Times New Roman" w:eastAsia="宋体" w:cs="Times New Roman"/>
            <w:i w:val="0"/>
            <w:iCs w:val="0"/>
            <w:caps w:val="0"/>
            <w:color w:val="auto"/>
            <w:spacing w:val="0"/>
            <w:sz w:val="24"/>
            <w:szCs w:val="24"/>
            <w:shd w:val="clear" w:fill="auto"/>
            <w:lang w:val="en-US" w:eastAsia="zh-CN"/>
            <w:rPrChange w:id="11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CNN</w:t>
        </w:r>
      </w:ins>
      <w:ins w:id="111" w:author="Xiaodong Zhang" w:date="2022-09-09T09:52:49Z">
        <w:r>
          <w:rPr>
            <w:rFonts w:hint="eastAsia" w:ascii="Times New Roman" w:hAnsi="Times New Roman" w:eastAsia="宋体" w:cs="Times New Roman"/>
            <w:i w:val="0"/>
            <w:iCs w:val="0"/>
            <w:caps w:val="0"/>
            <w:color w:val="auto"/>
            <w:spacing w:val="0"/>
            <w:sz w:val="24"/>
            <w:szCs w:val="24"/>
            <w:shd w:val="clear" w:fill="auto"/>
            <w:lang w:val="en-US" w:eastAsia="zh-CN"/>
            <w:rPrChange w:id="11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在</w:t>
        </w:r>
      </w:ins>
      <w:ins w:id="113"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114" w:author="Xiaodong Zhang" w:date="2022-09-09T09:53:29Z">
              <w:rPr>
                <w:rFonts w:ascii="微软雅黑" w:hAnsi="微软雅黑" w:eastAsia="微软雅黑" w:cs="微软雅黑"/>
                <w:i w:val="0"/>
                <w:iCs w:val="0"/>
                <w:caps w:val="0"/>
                <w:color w:val="121212"/>
                <w:spacing w:val="0"/>
                <w:sz w:val="27"/>
                <w:szCs w:val="27"/>
                <w:shd w:val="clear" w:fill="FFFFFF"/>
              </w:rPr>
            </w:rPrChange>
          </w:rPr>
          <w:t xml:space="preserve">DL </w:t>
        </w:r>
      </w:ins>
      <w:ins w:id="115" w:author="Xiaodong Zhang" w:date="2022-09-09T09:52:55Z">
        <w:r>
          <w:rPr>
            <w:rFonts w:hint="eastAsia" w:ascii="Times New Roman" w:hAnsi="Times New Roman" w:eastAsia="宋体" w:cs="Times New Roman"/>
            <w:i w:val="0"/>
            <w:iCs w:val="0"/>
            <w:caps w:val="0"/>
            <w:color w:val="auto"/>
            <w:spacing w:val="0"/>
            <w:sz w:val="24"/>
            <w:szCs w:val="24"/>
            <w:shd w:val="clear" w:fill="auto"/>
            <w:lang w:val="en-US" w:eastAsia="zh-CN"/>
            <w:rPrChange w:id="11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上</w:t>
        </w:r>
      </w:ins>
      <w:ins w:id="117" w:author="Xiaodong Zhang" w:date="2022-09-09T09:52:56Z">
        <w:r>
          <w:rPr>
            <w:rFonts w:hint="eastAsia" w:ascii="Times New Roman" w:hAnsi="Times New Roman" w:eastAsia="宋体" w:cs="Times New Roman"/>
            <w:i w:val="0"/>
            <w:iCs w:val="0"/>
            <w:caps w:val="0"/>
            <w:color w:val="auto"/>
            <w:spacing w:val="0"/>
            <w:sz w:val="24"/>
            <w:szCs w:val="24"/>
            <w:shd w:val="clear" w:fill="auto"/>
            <w:lang w:val="en-US" w:eastAsia="zh-CN"/>
            <w:rPrChange w:id="11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获得了</w:t>
        </w:r>
      </w:ins>
      <w:ins w:id="119"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120" w:author="Xiaodong Zhang" w:date="2022-09-09T09:53:29Z">
              <w:rPr>
                <w:rFonts w:ascii="微软雅黑" w:hAnsi="微软雅黑" w:eastAsia="微软雅黑" w:cs="微软雅黑"/>
                <w:i w:val="0"/>
                <w:iCs w:val="0"/>
                <w:caps w:val="0"/>
                <w:color w:val="121212"/>
                <w:spacing w:val="0"/>
                <w:sz w:val="27"/>
                <w:szCs w:val="27"/>
                <w:shd w:val="clear" w:fill="FFFFFF"/>
              </w:rPr>
            </w:rPrChange>
          </w:rPr>
          <w:t>重大突破</w:t>
        </w:r>
      </w:ins>
      <w:ins w:id="121" w:author="Xiaodong Zhang" w:date="2022-09-09T09:54:22Z">
        <w:r>
          <w:rPr>
            <w:rFonts w:hint="eastAsia" w:cs="Times New Roman"/>
            <w:i w:val="0"/>
            <w:iCs w:val="0"/>
            <w:caps w:val="0"/>
            <w:spacing w:val="0"/>
            <w:sz w:val="24"/>
            <w:szCs w:val="24"/>
            <w:shd w:val="clear"/>
            <w:lang w:eastAsia="zh-CN"/>
          </w:rPr>
          <w:t>，</w:t>
        </w:r>
      </w:ins>
      <w:ins w:id="122" w:author="Xiaodong Zhang" w:date="2022-09-09T09:54:24Z">
        <w:r>
          <w:rPr>
            <w:rFonts w:hint="eastAsia" w:cs="Times New Roman"/>
            <w:i w:val="0"/>
            <w:iCs w:val="0"/>
            <w:caps w:val="0"/>
            <w:spacing w:val="0"/>
            <w:sz w:val="24"/>
            <w:szCs w:val="24"/>
            <w:shd w:val="clear"/>
            <w:lang w:val="en-US" w:eastAsia="zh-CN"/>
          </w:rPr>
          <w:t>并</w:t>
        </w:r>
      </w:ins>
      <w:ins w:id="123" w:author="Xiaodong Zhang" w:date="2022-09-09T09:54:25Z">
        <w:r>
          <w:rPr>
            <w:rFonts w:hint="eastAsia" w:cs="Times New Roman"/>
            <w:i w:val="0"/>
            <w:iCs w:val="0"/>
            <w:caps w:val="0"/>
            <w:spacing w:val="0"/>
            <w:sz w:val="24"/>
            <w:szCs w:val="24"/>
            <w:shd w:val="clear"/>
            <w:lang w:val="en-US" w:eastAsia="zh-CN"/>
          </w:rPr>
          <w:t>快速的</w:t>
        </w:r>
      </w:ins>
      <w:ins w:id="124" w:author="Xiaodong Zhang" w:date="2022-09-09T09:54:30Z">
        <w:r>
          <w:rPr>
            <w:rFonts w:hint="eastAsia" w:cs="Times New Roman"/>
            <w:i w:val="0"/>
            <w:iCs w:val="0"/>
            <w:caps w:val="0"/>
            <w:spacing w:val="0"/>
            <w:sz w:val="24"/>
            <w:szCs w:val="24"/>
            <w:shd w:val="clear"/>
            <w:lang w:val="en-US" w:eastAsia="zh-CN"/>
          </w:rPr>
          <w:t>演化为</w:t>
        </w:r>
      </w:ins>
      <w:ins w:id="125" w:author="Xiaodong Zhang" w:date="2022-09-09T09:54:36Z">
        <w:r>
          <w:rPr>
            <w:rFonts w:hint="eastAsia" w:cs="Times New Roman"/>
            <w:i w:val="0"/>
            <w:iCs w:val="0"/>
            <w:caps w:val="0"/>
            <w:spacing w:val="0"/>
            <w:sz w:val="24"/>
            <w:szCs w:val="24"/>
            <w:shd w:val="clear"/>
            <w:lang w:val="en-US" w:eastAsia="zh-CN"/>
          </w:rPr>
          <w:t>深度</w:t>
        </w:r>
      </w:ins>
      <w:ins w:id="126" w:author="Xiaodong Zhang" w:date="2022-09-09T09:54:39Z">
        <w:r>
          <w:rPr>
            <w:rFonts w:hint="eastAsia" w:cs="Times New Roman"/>
            <w:i w:val="0"/>
            <w:iCs w:val="0"/>
            <w:caps w:val="0"/>
            <w:spacing w:val="0"/>
            <w:sz w:val="24"/>
            <w:szCs w:val="24"/>
            <w:shd w:val="clear"/>
            <w:lang w:val="en-US" w:eastAsia="zh-CN"/>
          </w:rPr>
          <w:t>卷积</w:t>
        </w:r>
      </w:ins>
      <w:ins w:id="127" w:author="Xiaodong Zhang" w:date="2022-09-09T09:54:42Z">
        <w:r>
          <w:rPr>
            <w:rFonts w:hint="eastAsia" w:cs="Times New Roman"/>
            <w:i w:val="0"/>
            <w:iCs w:val="0"/>
            <w:caps w:val="0"/>
            <w:spacing w:val="0"/>
            <w:sz w:val="24"/>
            <w:szCs w:val="24"/>
            <w:shd w:val="clear"/>
            <w:lang w:val="en-US" w:eastAsia="zh-CN"/>
          </w:rPr>
          <w:t>神经</w:t>
        </w:r>
      </w:ins>
      <w:ins w:id="128" w:author="Xiaodong Zhang" w:date="2022-09-09T09:54:43Z">
        <w:r>
          <w:rPr>
            <w:rFonts w:hint="eastAsia" w:cs="Times New Roman"/>
            <w:i w:val="0"/>
            <w:iCs w:val="0"/>
            <w:caps w:val="0"/>
            <w:spacing w:val="0"/>
            <w:sz w:val="24"/>
            <w:szCs w:val="24"/>
            <w:shd w:val="clear"/>
            <w:lang w:val="en-US" w:eastAsia="zh-CN"/>
          </w:rPr>
          <w:t>网络</w:t>
        </w:r>
      </w:ins>
      <w:ins w:id="129" w:author="Xiaodong Zhang" w:date="2022-09-09T09:54:44Z">
        <w:r>
          <w:rPr>
            <w:rFonts w:hint="eastAsia" w:cs="Times New Roman"/>
            <w:i w:val="0"/>
            <w:iCs w:val="0"/>
            <w:caps w:val="0"/>
            <w:spacing w:val="0"/>
            <w:sz w:val="24"/>
            <w:szCs w:val="24"/>
            <w:shd w:val="clear"/>
            <w:lang w:val="en-US" w:eastAsia="zh-CN"/>
          </w:rPr>
          <w:t>（</w:t>
        </w:r>
      </w:ins>
      <w:ins w:id="130" w:author="Xiaodong Zhang" w:date="2022-09-09T09:54:47Z">
        <w:r>
          <w:rPr>
            <w:rFonts w:hint="eastAsia" w:cs="Times New Roman"/>
            <w:i w:val="0"/>
            <w:iCs w:val="0"/>
            <w:caps w:val="0"/>
            <w:spacing w:val="0"/>
            <w:sz w:val="24"/>
            <w:szCs w:val="24"/>
            <w:shd w:val="clear"/>
            <w:lang w:val="en-US" w:eastAsia="zh-CN"/>
          </w:rPr>
          <w:t>DCNN</w:t>
        </w:r>
      </w:ins>
      <w:ins w:id="131" w:author="Xiaodong Zhang" w:date="2022-09-09T09:54:44Z">
        <w:r>
          <w:rPr>
            <w:rFonts w:hint="eastAsia" w:cs="Times New Roman"/>
            <w:i w:val="0"/>
            <w:iCs w:val="0"/>
            <w:caps w:val="0"/>
            <w:spacing w:val="0"/>
            <w:sz w:val="24"/>
            <w:szCs w:val="24"/>
            <w:shd w:val="clear"/>
            <w:lang w:val="en-US" w:eastAsia="zh-CN"/>
          </w:rPr>
          <w:t>）</w:t>
        </w:r>
      </w:ins>
      <w:ins w:id="132" w:author="Xiaodong Zhang" w:date="2022-09-09T09:55:32Z">
        <w:r>
          <w:rPr>
            <w:rFonts w:hint="eastAsia" w:cs="Times New Roman"/>
            <w:i w:val="0"/>
            <w:iCs w:val="0"/>
            <w:caps w:val="0"/>
            <w:spacing w:val="0"/>
            <w:sz w:val="24"/>
            <w:szCs w:val="24"/>
            <w:shd w:val="clear"/>
            <w:lang w:val="en-US" w:eastAsia="zh-CN"/>
          </w:rPr>
          <w:t>，</w:t>
        </w:r>
      </w:ins>
      <w:ins w:id="133" w:author="Xiaodong Zhang" w:date="2022-09-09T09:55:35Z">
        <w:r>
          <w:rPr>
            <w:rFonts w:hint="eastAsia" w:cs="Times New Roman"/>
            <w:i w:val="0"/>
            <w:iCs w:val="0"/>
            <w:caps w:val="0"/>
            <w:spacing w:val="0"/>
            <w:sz w:val="24"/>
            <w:szCs w:val="24"/>
            <w:shd w:val="clear"/>
            <w:lang w:val="en-US" w:eastAsia="zh-CN"/>
          </w:rPr>
          <w:t>继而以</w:t>
        </w:r>
      </w:ins>
      <w:ins w:id="134" w:author="Xiaodong Zhang" w:date="2022-09-09T09:55:46Z">
        <w:r>
          <w:rPr>
            <w:rFonts w:hint="eastAsia" w:ascii="Times New Roman" w:hAnsi="Times New Roman" w:eastAsia="宋体" w:cs="Times New Roman"/>
            <w:i w:val="0"/>
            <w:iCs w:val="0"/>
            <w:caps w:val="0"/>
            <w:color w:val="auto"/>
            <w:spacing w:val="0"/>
            <w:sz w:val="24"/>
            <w:szCs w:val="24"/>
            <w:shd w:val="clear" w:fill="auto"/>
            <w:rPrChange w:id="135" w:author="Xiaodong Zhang" w:date="2022-09-09T09:55:51Z">
              <w:rPr>
                <w:rFonts w:ascii="微软雅黑" w:hAnsi="微软雅黑" w:eastAsia="微软雅黑" w:cs="微软雅黑"/>
                <w:i w:val="0"/>
                <w:iCs w:val="0"/>
                <w:caps w:val="0"/>
                <w:color w:val="121212"/>
                <w:spacing w:val="0"/>
                <w:sz w:val="27"/>
                <w:szCs w:val="27"/>
                <w:shd w:val="clear" w:fill="FFFFFF"/>
              </w:rPr>
            </w:rPrChange>
          </w:rPr>
          <w:t>监督、非监督、半监督或强化学习的形式被广泛应用于各个领域</w:t>
        </w:r>
      </w:ins>
      <w:ins w:id="136"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137" w:author="Xiaodong Zhang" w:date="2022-09-09T09:55:51Z">
              <w:rPr>
                <w:rFonts w:ascii="微软雅黑" w:hAnsi="微软雅黑" w:eastAsia="微软雅黑" w:cs="微软雅黑"/>
                <w:i w:val="0"/>
                <w:iCs w:val="0"/>
                <w:caps w:val="0"/>
                <w:color w:val="121212"/>
                <w:spacing w:val="0"/>
                <w:sz w:val="27"/>
                <w:szCs w:val="27"/>
                <w:shd w:val="clear" w:fill="FFFFFF"/>
              </w:rPr>
            </w:rPrChange>
          </w:rPr>
          <w:t>。</w:t>
        </w:r>
      </w:ins>
      <w:r>
        <w:commentReference w:id="1"/>
      </w:r>
      <w:ins w:id="138" w:author="Xiaodong Zhang" w:date="2022-09-09T10:05:05Z">
        <w:r>
          <w:rPr>
            <w:rFonts w:hint="eastAsia"/>
            <w:lang w:val="en-US" w:eastAsia="zh-CN"/>
          </w:rPr>
          <w:t>无</w:t>
        </w:r>
      </w:ins>
      <w:ins w:id="139" w:author="Xiaodong Zhang" w:date="2022-09-09T10:05:06Z">
        <w:r>
          <w:rPr>
            <w:rFonts w:hint="eastAsia"/>
            <w:lang w:val="en-US" w:eastAsia="zh-CN"/>
          </w:rPr>
          <w:t>论</w:t>
        </w:r>
      </w:ins>
      <w:ins w:id="140" w:author="Xiaodong Zhang" w:date="2022-09-09T10:05:07Z">
        <w:r>
          <w:rPr>
            <w:rFonts w:hint="eastAsia"/>
            <w:lang w:val="en-US" w:eastAsia="zh-CN"/>
          </w:rPr>
          <w:t>是</w:t>
        </w:r>
      </w:ins>
      <w:ins w:id="141" w:author="Xiaodong Zhang" w:date="2022-09-09T10:05:14Z">
        <w:r>
          <w:rPr>
            <w:rFonts w:hint="eastAsia"/>
            <w:lang w:val="en-US" w:eastAsia="zh-CN"/>
          </w:rPr>
          <w:t>何种</w:t>
        </w:r>
      </w:ins>
      <w:ins w:id="142" w:author="Xiaodong Zhang" w:date="2022-09-09T10:05:15Z">
        <w:r>
          <w:rPr>
            <w:rFonts w:hint="eastAsia"/>
            <w:lang w:val="en-US" w:eastAsia="zh-CN"/>
          </w:rPr>
          <w:t>形式</w:t>
        </w:r>
      </w:ins>
      <w:ins w:id="143" w:author="Xiaodong Zhang" w:date="2022-09-09T10:05:58Z">
        <w:r>
          <w:rPr>
            <w:rFonts w:hint="eastAsia"/>
            <w:lang w:val="en-US" w:eastAsia="zh-CN"/>
          </w:rPr>
          <w:t>何种</w:t>
        </w:r>
      </w:ins>
      <w:ins w:id="144" w:author="Xiaodong Zhang" w:date="2022-09-09T10:06:00Z">
        <w:r>
          <w:rPr>
            <w:rFonts w:hint="eastAsia"/>
            <w:lang w:val="en-US" w:eastAsia="zh-CN"/>
          </w:rPr>
          <w:t>目标</w:t>
        </w:r>
      </w:ins>
      <w:ins w:id="145" w:author="Xiaodong Zhang" w:date="2022-09-09T10:06:01Z">
        <w:r>
          <w:rPr>
            <w:rFonts w:hint="eastAsia"/>
            <w:lang w:val="en-US" w:eastAsia="zh-CN"/>
          </w:rPr>
          <w:t>任务</w:t>
        </w:r>
      </w:ins>
      <w:ins w:id="146" w:author="Xiaodong Zhang" w:date="2022-09-09T10:05:15Z">
        <w:r>
          <w:rPr>
            <w:rFonts w:hint="eastAsia"/>
            <w:lang w:val="en-US" w:eastAsia="zh-CN"/>
          </w:rPr>
          <w:t>，</w:t>
        </w:r>
      </w:ins>
      <w:ins w:id="147" w:author="Xiaodong Zhang" w:date="2022-09-09T10:05:21Z">
        <w:r>
          <w:rPr>
            <w:rFonts w:hint="eastAsia"/>
            <w:lang w:val="en-US" w:eastAsia="zh-CN"/>
          </w:rPr>
          <w:t>现阶段的</w:t>
        </w:r>
      </w:ins>
      <w:ins w:id="148" w:author="Xiaodong Zhang" w:date="2022-09-09T10:05:26Z">
        <w:r>
          <w:rPr>
            <w:rFonts w:hint="eastAsia"/>
            <w:lang w:val="en-US" w:eastAsia="zh-CN"/>
          </w:rPr>
          <w:t>DL</w:t>
        </w:r>
      </w:ins>
      <w:ins w:id="149" w:author="Xiaodong Zhang" w:date="2022-09-09T10:06:11Z">
        <w:r>
          <w:rPr>
            <w:rFonts w:hint="eastAsia"/>
            <w:lang w:val="en-US" w:eastAsia="zh-CN"/>
          </w:rPr>
          <w:t>从</w:t>
        </w:r>
      </w:ins>
      <w:ins w:id="150" w:author="Xiaodong Zhang" w:date="2022-09-09T10:06:12Z">
        <w:r>
          <w:rPr>
            <w:rFonts w:hint="eastAsia"/>
            <w:lang w:val="en-US" w:eastAsia="zh-CN"/>
          </w:rPr>
          <w:t>本质</w:t>
        </w:r>
      </w:ins>
      <w:ins w:id="151" w:author="Xiaodong Zhang" w:date="2022-09-09T10:06:13Z">
        <w:r>
          <w:rPr>
            <w:rFonts w:hint="eastAsia"/>
            <w:lang w:val="en-US" w:eastAsia="zh-CN"/>
          </w:rPr>
          <w:t>上都</w:t>
        </w:r>
      </w:ins>
      <w:ins w:id="152" w:author="Xiaodong Zhang" w:date="2022-09-09T10:06:14Z">
        <w:r>
          <w:rPr>
            <w:rFonts w:hint="eastAsia"/>
            <w:lang w:val="en-US" w:eastAsia="zh-CN"/>
          </w:rPr>
          <w:t>可</w:t>
        </w:r>
      </w:ins>
      <w:ins w:id="153" w:author="Xiaodong Zhang" w:date="2022-09-09T10:06:16Z">
        <w:r>
          <w:rPr>
            <w:rFonts w:hint="eastAsia"/>
            <w:lang w:val="en-US" w:eastAsia="zh-CN"/>
          </w:rPr>
          <w:t>视为</w:t>
        </w:r>
      </w:ins>
      <w:ins w:id="154" w:author="Xiaodong Zhang" w:date="2022-09-09T10:06:20Z">
        <w:r>
          <w:rPr>
            <w:rFonts w:hint="eastAsia"/>
            <w:lang w:val="en-US" w:eastAsia="zh-CN"/>
          </w:rPr>
          <w:t>是在</w:t>
        </w:r>
      </w:ins>
      <w:ins w:id="155" w:author="Xiaodong Zhang" w:date="2022-09-09T10:06:25Z">
        <w:r>
          <w:rPr>
            <w:rFonts w:hint="eastAsia"/>
            <w:lang w:val="en-US" w:eastAsia="zh-CN"/>
          </w:rPr>
          <w:t>海量</w:t>
        </w:r>
      </w:ins>
      <w:ins w:id="156" w:author="Xiaodong Zhang" w:date="2022-09-09T10:06:26Z">
        <w:r>
          <w:rPr>
            <w:rFonts w:hint="eastAsia"/>
            <w:lang w:val="en-US" w:eastAsia="zh-CN"/>
          </w:rPr>
          <w:t>数据</w:t>
        </w:r>
      </w:ins>
      <w:ins w:id="157" w:author="Xiaodong Zhang" w:date="2022-09-09T10:06:27Z">
        <w:r>
          <w:rPr>
            <w:rFonts w:hint="eastAsia"/>
            <w:lang w:val="en-US" w:eastAsia="zh-CN"/>
          </w:rPr>
          <w:t>的</w:t>
        </w:r>
      </w:ins>
      <w:ins w:id="158" w:author="Xiaodong Zhang" w:date="2022-09-09T10:06:28Z">
        <w:r>
          <w:rPr>
            <w:rFonts w:hint="eastAsia"/>
            <w:lang w:val="en-US" w:eastAsia="zh-CN"/>
          </w:rPr>
          <w:t>基础上</w:t>
        </w:r>
      </w:ins>
      <w:ins w:id="159" w:author="Xiaodong Zhang" w:date="2022-09-09T10:06:31Z">
        <w:r>
          <w:rPr>
            <w:rFonts w:hint="eastAsia"/>
            <w:lang w:val="en-US" w:eastAsia="zh-CN"/>
          </w:rPr>
          <w:t>通过</w:t>
        </w:r>
      </w:ins>
      <w:ins w:id="160" w:author="Xiaodong Zhang" w:date="2022-09-09T10:06:33Z">
        <w:r>
          <w:rPr>
            <w:rFonts w:hint="eastAsia"/>
            <w:lang w:val="en-US" w:eastAsia="zh-CN"/>
          </w:rPr>
          <w:t>“</w:t>
        </w:r>
      </w:ins>
      <w:ins w:id="161" w:author="Xiaodong Zhang" w:date="2022-09-09T10:06:35Z">
        <w:r>
          <w:rPr>
            <w:rFonts w:hint="eastAsia"/>
            <w:lang w:val="en-US" w:eastAsia="zh-CN"/>
          </w:rPr>
          <w:t>训练</w:t>
        </w:r>
      </w:ins>
      <w:ins w:id="162" w:author="Xiaodong Zhang" w:date="2022-09-09T10:06:33Z">
        <w:r>
          <w:rPr>
            <w:rFonts w:hint="eastAsia"/>
            <w:lang w:val="en-US" w:eastAsia="zh-CN"/>
          </w:rPr>
          <w:t>”</w:t>
        </w:r>
      </w:ins>
      <w:ins w:id="163" w:author="Xiaodong Zhang" w:date="2022-09-09T10:06:39Z">
        <w:r>
          <w:rPr>
            <w:rFonts w:hint="eastAsia"/>
            <w:lang w:val="en-US" w:eastAsia="zh-CN"/>
          </w:rPr>
          <w:t>完成</w:t>
        </w:r>
      </w:ins>
      <w:ins w:id="164" w:author="Xiaodong Zhang" w:date="2022-09-09T10:06:47Z">
        <w:r>
          <w:rPr>
            <w:rFonts w:hint="eastAsia"/>
            <w:lang w:val="en-US" w:eastAsia="zh-CN"/>
          </w:rPr>
          <w:t>一个</w:t>
        </w:r>
      </w:ins>
      <w:ins w:id="165" w:author="Xiaodong Zhang" w:date="2022-09-09T10:05:47Z">
        <w:r>
          <w:rPr>
            <w:rFonts w:hint="eastAsia"/>
            <w:lang w:val="en-US" w:eastAsia="zh-CN"/>
          </w:rPr>
          <w:t>复杂的</w:t>
        </w:r>
      </w:ins>
      <w:ins w:id="166" w:author="Xiaodong Zhang" w:date="2022-09-09T10:05:49Z">
        <w:r>
          <w:rPr>
            <w:rFonts w:hint="eastAsia"/>
            <w:lang w:val="en-US" w:eastAsia="zh-CN"/>
          </w:rPr>
          <w:t>数据</w:t>
        </w:r>
      </w:ins>
      <w:ins w:id="167" w:author="Xiaodong Zhang" w:date="2022-09-09T10:05:50Z">
        <w:r>
          <w:rPr>
            <w:rFonts w:hint="eastAsia"/>
            <w:lang w:val="en-US" w:eastAsia="zh-CN"/>
          </w:rPr>
          <w:t>拟合</w:t>
        </w:r>
      </w:ins>
      <w:ins w:id="168" w:author="Xiaodong Zhang" w:date="2022-09-09T10:05:52Z">
        <w:r>
          <w:rPr>
            <w:rFonts w:hint="eastAsia"/>
            <w:lang w:val="en-US" w:eastAsia="zh-CN"/>
          </w:rPr>
          <w:t>过程</w:t>
        </w:r>
      </w:ins>
      <w:ins w:id="169" w:author="Xiaodong Zhang" w:date="2022-09-09T10:06:49Z">
        <w:r>
          <w:rPr>
            <w:rFonts w:hint="eastAsia"/>
            <w:lang w:val="en-US" w:eastAsia="zh-CN"/>
          </w:rPr>
          <w:t>，</w:t>
        </w:r>
      </w:ins>
      <w:ins w:id="170" w:author="Xiaodong Zhang" w:date="2022-09-09T10:06:51Z">
        <w:r>
          <w:rPr>
            <w:rFonts w:hint="eastAsia"/>
            <w:lang w:val="en-US" w:eastAsia="zh-CN"/>
          </w:rPr>
          <w:t>所以</w:t>
        </w:r>
      </w:ins>
      <w:ins w:id="171" w:author="Xiaodong Zhang" w:date="2022-09-09T10:07:13Z">
        <w:r>
          <w:rPr>
            <w:rFonts w:hint="eastAsia"/>
            <w:lang w:val="en-US" w:eastAsia="zh-CN"/>
          </w:rPr>
          <w:t>对</w:t>
        </w:r>
      </w:ins>
      <w:ins w:id="172" w:author="Xiaodong Zhang" w:date="2022-09-09T10:07:14Z">
        <w:r>
          <w:rPr>
            <w:rFonts w:hint="eastAsia"/>
            <w:lang w:val="en-US" w:eastAsia="zh-CN"/>
          </w:rPr>
          <w:t>数据</w:t>
        </w:r>
      </w:ins>
      <w:ins w:id="173" w:author="Xiaodong Zhang" w:date="2022-09-09T10:07:21Z">
        <w:r>
          <w:rPr>
            <w:rFonts w:hint="eastAsia"/>
            <w:lang w:val="en-US" w:eastAsia="zh-CN"/>
          </w:rPr>
          <w:t>量</w:t>
        </w:r>
      </w:ins>
      <w:ins w:id="174" w:author="Xiaodong Zhang" w:date="2022-09-09T10:07:22Z">
        <w:r>
          <w:rPr>
            <w:rFonts w:hint="eastAsia"/>
            <w:lang w:val="en-US" w:eastAsia="zh-CN"/>
          </w:rPr>
          <w:t>及</w:t>
        </w:r>
      </w:ins>
      <w:ins w:id="175" w:author="Xiaodong Zhang" w:date="2022-09-09T10:07:24Z">
        <w:r>
          <w:rPr>
            <w:rFonts w:hint="eastAsia"/>
            <w:lang w:val="en-US" w:eastAsia="zh-CN"/>
          </w:rPr>
          <w:t>运算</w:t>
        </w:r>
      </w:ins>
      <w:ins w:id="176" w:author="Xiaodong Zhang" w:date="2022-09-09T10:07:25Z">
        <w:r>
          <w:rPr>
            <w:rFonts w:hint="eastAsia"/>
            <w:lang w:val="en-US" w:eastAsia="zh-CN"/>
          </w:rPr>
          <w:t>能力</w:t>
        </w:r>
      </w:ins>
      <w:ins w:id="177" w:author="Xiaodong Zhang" w:date="2022-09-09T10:07:27Z">
        <w:r>
          <w:rPr>
            <w:rFonts w:hint="eastAsia"/>
            <w:lang w:val="en-US" w:eastAsia="zh-CN"/>
          </w:rPr>
          <w:t>提出了</w:t>
        </w:r>
      </w:ins>
      <w:ins w:id="178" w:author="Xiaodong Zhang" w:date="2022-09-09T10:07:29Z">
        <w:r>
          <w:rPr>
            <w:rFonts w:hint="eastAsia"/>
            <w:lang w:val="en-US" w:eastAsia="zh-CN"/>
          </w:rPr>
          <w:t>极高</w:t>
        </w:r>
      </w:ins>
      <w:ins w:id="179" w:author="Xiaodong Zhang" w:date="2022-09-09T10:07:30Z">
        <w:r>
          <w:rPr>
            <w:rFonts w:hint="eastAsia"/>
            <w:lang w:val="en-US" w:eastAsia="zh-CN"/>
          </w:rPr>
          <w:t>的</w:t>
        </w:r>
      </w:ins>
      <w:ins w:id="180" w:author="Xiaodong Zhang" w:date="2022-09-09T10:07:31Z">
        <w:r>
          <w:rPr>
            <w:rFonts w:hint="eastAsia"/>
            <w:lang w:val="en-US" w:eastAsia="zh-CN"/>
          </w:rPr>
          <w:t>要求。</w:t>
        </w:r>
      </w:ins>
    </w:p>
    <w:p>
      <w:pPr>
        <w:keepNext w:val="0"/>
        <w:keepLines w:val="0"/>
        <w:widowControl/>
        <w:suppressLineNumbers w:val="0"/>
        <w:shd w:val="clear" w:fill="FFFFFF"/>
        <w:spacing w:before="294" w:beforeAutospacing="0" w:after="294" w:afterAutospacing="0"/>
        <w:ind w:left="0" w:right="0" w:firstLine="420"/>
        <w:rPr>
          <w:ins w:id="182" w:author="Xiaodong Zhang" w:date="2022-09-09T10:19:52Z"/>
          <w:rFonts w:hint="eastAsia"/>
          <w:rPrChange w:id="183" w:author="Xiaodong Zhang" w:date="2022-09-09T10:21:44Z">
            <w:rPr>
              <w:ins w:id="184" w:author="Xiaodong Zhang" w:date="2022-09-09T10:19:52Z"/>
            </w:rPr>
          </w:rPrChange>
        </w:rPr>
        <w:pPrChange w:id="181" w:author="Xiaodong Zhang" w:date="2022-09-09T10:21:44Z">
          <w:pPr>
            <w:pStyle w:val="33"/>
            <w:keepNext w:val="0"/>
            <w:keepLines w:val="0"/>
            <w:widowControl/>
            <w:suppressLineNumbers w:val="0"/>
            <w:shd w:val="clear" w:fill="FFFFFF"/>
            <w:spacing w:before="294" w:beforeAutospacing="0" w:after="294" w:afterAutospacing="0"/>
            <w:ind w:left="0" w:right="0" w:firstLine="0"/>
          </w:pPr>
        </w:pPrChange>
      </w:pPr>
      <w:ins w:id="185" w:author="Xiaodong Zhang" w:date="2022-09-09T10:04:27Z">
        <w:r>
          <w:rPr>
            <w:rFonts w:hint="eastAsia" w:cs="Times New Roman"/>
            <w:i w:val="0"/>
            <w:iCs w:val="0"/>
            <w:caps w:val="0"/>
            <w:spacing w:val="0"/>
            <w:sz w:val="24"/>
            <w:szCs w:val="24"/>
            <w:shd w:val="clear"/>
            <w:lang w:val="en-US" w:eastAsia="zh-CN"/>
          </w:rPr>
          <w:t>作为推动人工智能发展关键驱动力的</w:t>
        </w:r>
      </w:ins>
      <w:ins w:id="186" w:author="Xiaodong Zhang" w:date="2022-09-09T10:04:27Z">
        <w:r>
          <w:rPr>
            <w:rFonts w:hint="eastAsia" w:ascii="Times New Roman" w:hAnsi="Times New Roman" w:eastAsia="宋体" w:cs="Times New Roman"/>
            <w:i w:val="0"/>
            <w:iCs w:val="0"/>
            <w:caps w:val="0"/>
            <w:spacing w:val="0"/>
            <w:sz w:val="24"/>
            <w:szCs w:val="24"/>
            <w:shd w:val="clear"/>
          </w:rPr>
          <w:t>大数据</w:t>
        </w:r>
      </w:ins>
      <w:ins w:id="187" w:author="Xiaodong Zhang" w:date="2022-09-09T10:04:27Z">
        <w:r>
          <w:rPr>
            <w:rFonts w:hint="eastAsia" w:cs="Times New Roman"/>
            <w:i w:val="0"/>
            <w:iCs w:val="0"/>
            <w:caps w:val="0"/>
            <w:spacing w:val="0"/>
            <w:sz w:val="24"/>
            <w:szCs w:val="24"/>
            <w:shd w:val="clear"/>
            <w:lang w:eastAsia="zh-CN"/>
          </w:rPr>
          <w:t>，</w:t>
        </w:r>
      </w:ins>
      <w:ins w:id="188" w:author="Xiaodong Zhang" w:date="2022-09-09T10:04:27Z">
        <w:r>
          <w:rPr>
            <w:rFonts w:hint="eastAsia" w:cs="Times New Roman"/>
            <w:i w:val="0"/>
            <w:iCs w:val="0"/>
            <w:caps w:val="0"/>
            <w:spacing w:val="0"/>
            <w:sz w:val="24"/>
            <w:szCs w:val="24"/>
            <w:shd w:val="clear"/>
            <w:lang w:val="en-US" w:eastAsia="zh-CN"/>
          </w:rPr>
          <w:t>其</w:t>
        </w:r>
      </w:ins>
      <w:ins w:id="189" w:author="Xiaodong Zhang" w:date="2022-09-09T10:04:27Z">
        <w:r>
          <w:rPr>
            <w:rFonts w:hint="eastAsia" w:ascii="Times New Roman" w:hAnsi="Times New Roman" w:eastAsia="宋体" w:cs="Times New Roman"/>
            <w:i w:val="0"/>
            <w:iCs w:val="0"/>
            <w:caps w:val="0"/>
            <w:spacing w:val="0"/>
            <w:sz w:val="24"/>
            <w:szCs w:val="24"/>
            <w:shd w:val="clear"/>
          </w:rPr>
          <w:t>数据源</w:t>
        </w:r>
      </w:ins>
      <w:ins w:id="190" w:author="Xiaodong Zhang" w:date="2022-09-09T10:07:40Z">
        <w:r>
          <w:rPr>
            <w:rFonts w:hint="eastAsia" w:cs="Times New Roman"/>
            <w:i w:val="0"/>
            <w:iCs w:val="0"/>
            <w:caps w:val="0"/>
            <w:spacing w:val="0"/>
            <w:sz w:val="24"/>
            <w:szCs w:val="24"/>
            <w:shd w:val="clear"/>
            <w:lang w:val="en-US" w:eastAsia="zh-CN"/>
          </w:rPr>
          <w:t>正</w:t>
        </w:r>
      </w:ins>
      <w:ins w:id="191" w:author="Xiaodong Zhang" w:date="2022-09-09T10:07:43Z">
        <w:r>
          <w:rPr>
            <w:rFonts w:hint="eastAsia" w:cs="Times New Roman"/>
            <w:i w:val="0"/>
            <w:iCs w:val="0"/>
            <w:caps w:val="0"/>
            <w:spacing w:val="0"/>
            <w:sz w:val="24"/>
            <w:szCs w:val="24"/>
            <w:shd w:val="clear"/>
            <w:lang w:val="en-US" w:eastAsia="zh-CN"/>
          </w:rPr>
          <w:t>在从</w:t>
        </w:r>
      </w:ins>
      <w:ins w:id="192" w:author="Xiaodong Zhang" w:date="2022-09-09T10:04:27Z">
        <w:r>
          <w:rPr>
            <w:rFonts w:hint="eastAsia" w:ascii="Times New Roman" w:hAnsi="Times New Roman" w:eastAsia="宋体" w:cs="Times New Roman"/>
            <w:i w:val="0"/>
            <w:iCs w:val="0"/>
            <w:caps w:val="0"/>
            <w:spacing w:val="0"/>
            <w:sz w:val="24"/>
            <w:szCs w:val="24"/>
            <w:shd w:val="clear"/>
          </w:rPr>
          <w:t>超大规模云数据中心</w:t>
        </w:r>
      </w:ins>
      <w:ins w:id="193" w:author="Xiaodong Zhang" w:date="2022-09-09T10:04:27Z">
        <w:r>
          <w:rPr>
            <w:rFonts w:hint="eastAsia" w:cs="Times New Roman"/>
            <w:i w:val="0"/>
            <w:iCs w:val="0"/>
            <w:caps w:val="0"/>
            <w:spacing w:val="0"/>
            <w:sz w:val="24"/>
            <w:szCs w:val="24"/>
            <w:shd w:val="clear"/>
            <w:lang w:val="en-US" w:eastAsia="zh-CN"/>
          </w:rPr>
          <w:t>转移到</w:t>
        </w:r>
      </w:ins>
      <w:ins w:id="194" w:author="Xiaodong Zhang" w:date="2022-09-09T10:04:27Z">
        <w:r>
          <w:rPr>
            <w:rFonts w:hint="eastAsia" w:ascii="Times New Roman" w:hAnsi="Times New Roman" w:eastAsia="宋体" w:cs="Times New Roman"/>
            <w:i w:val="0"/>
            <w:iCs w:val="0"/>
            <w:caps w:val="0"/>
            <w:spacing w:val="0"/>
            <w:sz w:val="24"/>
            <w:szCs w:val="24"/>
            <w:shd w:val="clear"/>
          </w:rPr>
          <w:t>到日益普及的终端设备</w:t>
        </w:r>
      </w:ins>
      <w:ins w:id="195" w:author="Xiaodong Zhang" w:date="2022-09-09T10:04:46Z">
        <w:r>
          <w:rPr>
            <w:rFonts w:hint="eastAsia" w:cs="Times New Roman"/>
            <w:i w:val="0"/>
            <w:iCs w:val="0"/>
            <w:caps w:val="0"/>
            <w:spacing w:val="0"/>
            <w:sz w:val="24"/>
            <w:szCs w:val="24"/>
            <w:shd w:val="clear"/>
            <w:lang w:eastAsia="zh-CN"/>
          </w:rPr>
          <w:t>，</w:t>
        </w:r>
      </w:ins>
      <w:ins w:id="196" w:author="Xiaodong Zhang" w:date="2022-09-09T10:04:46Z">
        <w:r>
          <w:rPr>
            <w:rFonts w:hint="eastAsia" w:cs="Times New Roman"/>
            <w:i w:val="0"/>
            <w:iCs w:val="0"/>
            <w:caps w:val="0"/>
            <w:spacing w:val="0"/>
            <w:sz w:val="24"/>
            <w:szCs w:val="24"/>
            <w:shd w:val="clear"/>
            <w:lang w:val="en-US" w:eastAsia="zh-CN"/>
          </w:rPr>
          <w:t>即数据越来越多的在网络边缘产生</w:t>
        </w:r>
      </w:ins>
      <w:ins w:id="197" w:author="Xiaodong Zhang" w:date="2022-09-09T10:04:30Z">
        <w:r>
          <w:rPr>
            <w:rFonts w:hint="eastAsia" w:cs="Times New Roman"/>
            <w:i w:val="0"/>
            <w:iCs w:val="0"/>
            <w:caps w:val="0"/>
            <w:spacing w:val="0"/>
            <w:sz w:val="24"/>
            <w:szCs w:val="24"/>
            <w:shd w:val="clear"/>
            <w:lang w:eastAsia="zh-CN"/>
          </w:rPr>
          <w:t>。</w:t>
        </w:r>
      </w:ins>
      <w:ins w:id="198" w:author="Xiaodong Zhang" w:date="2022-09-09T10:04:31Z">
        <w:r>
          <w:rPr>
            <w:rFonts w:hint="eastAsia" w:cs="Times New Roman"/>
            <w:i w:val="0"/>
            <w:iCs w:val="0"/>
            <w:caps w:val="0"/>
            <w:spacing w:val="0"/>
            <w:sz w:val="24"/>
            <w:szCs w:val="24"/>
            <w:shd w:val="clear"/>
            <w:lang w:val="en-US" w:eastAsia="zh-CN"/>
          </w:rPr>
          <w:t xml:space="preserve"> </w:t>
        </w:r>
      </w:ins>
      <w:ins w:id="199" w:author="Xiaodong Zhang" w:date="2022-09-09T09:58:22Z">
        <w:r>
          <w:rPr>
            <w:rFonts w:hint="eastAsia" w:cs="Times New Roman"/>
            <w:i w:val="0"/>
            <w:iCs w:val="0"/>
            <w:caps w:val="0"/>
            <w:spacing w:val="0"/>
            <w:sz w:val="24"/>
            <w:szCs w:val="24"/>
            <w:shd w:val="clear"/>
            <w:lang w:eastAsia="zh-CN"/>
          </w:rPr>
          <w:t>在</w:t>
        </w:r>
      </w:ins>
      <w:ins w:id="200" w:author="Xiaodong Zhang" w:date="2022-09-09T09:58:23Z">
        <w:r>
          <w:rPr>
            <w:rFonts w:hint="eastAsia" w:cs="Times New Roman"/>
            <w:i w:val="0"/>
            <w:iCs w:val="0"/>
            <w:caps w:val="0"/>
            <w:spacing w:val="0"/>
            <w:sz w:val="24"/>
            <w:szCs w:val="24"/>
            <w:shd w:val="clear"/>
            <w:lang w:val="en-US" w:eastAsia="zh-CN"/>
          </w:rPr>
          <w:t>5</w:t>
        </w:r>
      </w:ins>
      <w:ins w:id="201" w:author="Xiaodong Zhang" w:date="2022-09-09T09:58:24Z">
        <w:r>
          <w:rPr>
            <w:rFonts w:hint="eastAsia" w:cs="Times New Roman"/>
            <w:i w:val="0"/>
            <w:iCs w:val="0"/>
            <w:caps w:val="0"/>
            <w:spacing w:val="0"/>
            <w:sz w:val="24"/>
            <w:szCs w:val="24"/>
            <w:shd w:val="clear"/>
            <w:lang w:val="en-US" w:eastAsia="zh-CN"/>
          </w:rPr>
          <w:t>G</w:t>
        </w:r>
      </w:ins>
      <w:ins w:id="202" w:author="Xiaodong Zhang" w:date="2022-09-09T10:00:29Z">
        <w:r>
          <w:rPr>
            <w:rFonts w:hint="eastAsia" w:cs="Times New Roman"/>
            <w:i w:val="0"/>
            <w:iCs w:val="0"/>
            <w:caps w:val="0"/>
            <w:spacing w:val="0"/>
            <w:sz w:val="24"/>
            <w:szCs w:val="24"/>
            <w:shd w:val="clear"/>
            <w:lang w:val="en-US" w:eastAsia="zh-CN"/>
          </w:rPr>
          <w:t>和</w:t>
        </w:r>
      </w:ins>
      <w:ins w:id="203" w:author="Xiaodong Zhang" w:date="2022-09-09T09:58:26Z">
        <w:r>
          <w:rPr>
            <w:rFonts w:hint="eastAsia" w:cs="Times New Roman"/>
            <w:i w:val="0"/>
            <w:iCs w:val="0"/>
            <w:caps w:val="0"/>
            <w:spacing w:val="0"/>
            <w:sz w:val="24"/>
            <w:szCs w:val="24"/>
            <w:shd w:val="clear"/>
            <w:lang w:val="en-US" w:eastAsia="zh-CN"/>
          </w:rPr>
          <w:t>移动</w:t>
        </w:r>
      </w:ins>
      <w:ins w:id="204" w:author="Xiaodong Zhang" w:date="2022-09-09T09:58:28Z">
        <w:r>
          <w:rPr>
            <w:rFonts w:hint="eastAsia" w:cs="Times New Roman"/>
            <w:i w:val="0"/>
            <w:iCs w:val="0"/>
            <w:caps w:val="0"/>
            <w:spacing w:val="0"/>
            <w:sz w:val="24"/>
            <w:szCs w:val="24"/>
            <w:shd w:val="clear"/>
            <w:lang w:val="en-US" w:eastAsia="zh-CN"/>
          </w:rPr>
          <w:t>物联</w:t>
        </w:r>
      </w:ins>
      <w:ins w:id="205" w:author="Xiaodong Zhang" w:date="2022-09-09T09:58:28Z">
        <w:r>
          <w:rPr>
            <w:rFonts w:hint="eastAsia" w:cs="Times New Roman"/>
            <w:i w:val="0"/>
            <w:iCs w:val="0"/>
            <w:caps w:val="0"/>
            <w:spacing w:val="0"/>
            <w:sz w:val="24"/>
            <w:szCs w:val="24"/>
            <w:shd w:val="clear"/>
            <w:lang w:val="en-US" w:eastAsia="zh-CN"/>
            <w:rPrChange w:id="206" w:author="Xiaodong Zhang" w:date="2022-09-09T10:11:47Z">
              <w:rPr>
                <w:rFonts w:hint="eastAsia" w:cs="Times New Roman"/>
                <w:i w:val="0"/>
                <w:iCs w:val="0"/>
                <w:caps w:val="0"/>
                <w:spacing w:val="0"/>
                <w:sz w:val="24"/>
                <w:szCs w:val="24"/>
                <w:shd w:val="clear"/>
                <w:lang w:val="en-US" w:eastAsia="zh-CN"/>
              </w:rPr>
            </w:rPrChange>
          </w:rPr>
          <w:t>网</w:t>
        </w:r>
      </w:ins>
      <w:ins w:id="207" w:author="Xiaodong Zhang" w:date="2022-09-09T09:58:32Z">
        <w:r>
          <w:rPr>
            <w:rFonts w:hint="eastAsia" w:cs="Times New Roman"/>
            <w:i w:val="0"/>
            <w:iCs w:val="0"/>
            <w:caps w:val="0"/>
            <w:spacing w:val="0"/>
            <w:sz w:val="24"/>
            <w:szCs w:val="24"/>
            <w:shd w:val="clear"/>
            <w:lang w:val="en-US" w:eastAsia="zh-CN"/>
            <w:rPrChange w:id="208" w:author="Xiaodong Zhang" w:date="2022-09-09T10:11:47Z">
              <w:rPr>
                <w:rFonts w:hint="eastAsia" w:cs="Times New Roman"/>
                <w:i w:val="0"/>
                <w:iCs w:val="0"/>
                <w:caps w:val="0"/>
                <w:spacing w:val="0"/>
                <w:sz w:val="24"/>
                <w:szCs w:val="24"/>
                <w:shd w:val="clear"/>
                <w:lang w:val="en-US" w:eastAsia="zh-CN"/>
              </w:rPr>
            </w:rPrChange>
          </w:rPr>
          <w:t>大规模</w:t>
        </w:r>
      </w:ins>
      <w:ins w:id="209" w:author="Xiaodong Zhang" w:date="2022-09-09T09:58:34Z">
        <w:r>
          <w:rPr>
            <w:rFonts w:hint="eastAsia" w:cs="Times New Roman"/>
            <w:i w:val="0"/>
            <w:iCs w:val="0"/>
            <w:caps w:val="0"/>
            <w:spacing w:val="0"/>
            <w:sz w:val="24"/>
            <w:szCs w:val="24"/>
            <w:shd w:val="clear"/>
            <w:lang w:val="en-US" w:eastAsia="zh-CN"/>
            <w:rPrChange w:id="210" w:author="Xiaodong Zhang" w:date="2022-09-09T10:11:47Z">
              <w:rPr>
                <w:rFonts w:hint="eastAsia" w:cs="Times New Roman"/>
                <w:i w:val="0"/>
                <w:iCs w:val="0"/>
                <w:caps w:val="0"/>
                <w:spacing w:val="0"/>
                <w:sz w:val="24"/>
                <w:szCs w:val="24"/>
                <w:shd w:val="clear"/>
                <w:lang w:val="en-US" w:eastAsia="zh-CN"/>
              </w:rPr>
            </w:rPrChange>
          </w:rPr>
          <w:t>商用</w:t>
        </w:r>
      </w:ins>
      <w:ins w:id="211" w:author="Xiaodong Zhang" w:date="2022-09-09T10:00:32Z">
        <w:r>
          <w:rPr>
            <w:rFonts w:hint="eastAsia" w:cs="Times New Roman"/>
            <w:i w:val="0"/>
            <w:iCs w:val="0"/>
            <w:caps w:val="0"/>
            <w:spacing w:val="0"/>
            <w:sz w:val="24"/>
            <w:szCs w:val="24"/>
            <w:shd w:val="clear"/>
            <w:lang w:val="en-US" w:eastAsia="zh-CN"/>
            <w:rPrChange w:id="212" w:author="Xiaodong Zhang" w:date="2022-09-09T10:11:47Z">
              <w:rPr>
                <w:rFonts w:hint="eastAsia" w:cs="Times New Roman"/>
                <w:i w:val="0"/>
                <w:iCs w:val="0"/>
                <w:caps w:val="0"/>
                <w:spacing w:val="0"/>
                <w:sz w:val="24"/>
                <w:szCs w:val="24"/>
                <w:shd w:val="clear"/>
                <w:lang w:val="en-US" w:eastAsia="zh-CN"/>
              </w:rPr>
            </w:rPrChange>
          </w:rPr>
          <w:t>及</w:t>
        </w:r>
      </w:ins>
      <w:ins w:id="213" w:author="Xiaodong Zhang" w:date="2022-09-09T10:00:39Z">
        <w:r>
          <w:rPr>
            <w:rFonts w:hint="eastAsia" w:cs="Times New Roman"/>
            <w:i w:val="0"/>
            <w:iCs w:val="0"/>
            <w:caps w:val="0"/>
            <w:spacing w:val="0"/>
            <w:sz w:val="24"/>
            <w:szCs w:val="24"/>
            <w:shd w:val="clear"/>
            <w:lang w:val="en-US" w:eastAsia="zh-CN"/>
            <w:rPrChange w:id="214" w:author="Xiaodong Zhang" w:date="2022-09-09T10:11:47Z">
              <w:rPr>
                <w:rFonts w:hint="eastAsia" w:cs="Times New Roman"/>
                <w:i w:val="0"/>
                <w:iCs w:val="0"/>
                <w:caps w:val="0"/>
                <w:spacing w:val="0"/>
                <w:sz w:val="24"/>
                <w:szCs w:val="24"/>
                <w:shd w:val="clear"/>
                <w:lang w:val="en-US" w:eastAsia="zh-CN"/>
              </w:rPr>
            </w:rPrChange>
          </w:rPr>
          <w:t>传感器</w:t>
        </w:r>
      </w:ins>
      <w:ins w:id="215" w:author="Xiaodong Zhang" w:date="2022-09-09T10:00:40Z">
        <w:r>
          <w:rPr>
            <w:rFonts w:hint="eastAsia" w:cs="Times New Roman"/>
            <w:i w:val="0"/>
            <w:iCs w:val="0"/>
            <w:caps w:val="0"/>
            <w:spacing w:val="0"/>
            <w:sz w:val="24"/>
            <w:szCs w:val="24"/>
            <w:shd w:val="clear"/>
            <w:lang w:val="en-US" w:eastAsia="zh-CN"/>
            <w:rPrChange w:id="216" w:author="Xiaodong Zhang" w:date="2022-09-09T10:11:47Z">
              <w:rPr>
                <w:rFonts w:hint="eastAsia" w:cs="Times New Roman"/>
                <w:i w:val="0"/>
                <w:iCs w:val="0"/>
                <w:caps w:val="0"/>
                <w:spacing w:val="0"/>
                <w:sz w:val="24"/>
                <w:szCs w:val="24"/>
                <w:shd w:val="clear"/>
                <w:lang w:val="en-US" w:eastAsia="zh-CN"/>
              </w:rPr>
            </w:rPrChange>
          </w:rPr>
          <w:t>技术的</w:t>
        </w:r>
      </w:ins>
      <w:ins w:id="217" w:author="Xiaodong Zhang" w:date="2022-09-09T10:00:41Z">
        <w:r>
          <w:rPr>
            <w:rFonts w:hint="eastAsia" w:cs="Times New Roman"/>
            <w:i w:val="0"/>
            <w:iCs w:val="0"/>
            <w:caps w:val="0"/>
            <w:spacing w:val="0"/>
            <w:sz w:val="24"/>
            <w:szCs w:val="24"/>
            <w:shd w:val="clear"/>
            <w:lang w:val="en-US" w:eastAsia="zh-CN"/>
            <w:rPrChange w:id="218" w:author="Xiaodong Zhang" w:date="2022-09-09T10:11:47Z">
              <w:rPr>
                <w:rFonts w:hint="eastAsia" w:cs="Times New Roman"/>
                <w:i w:val="0"/>
                <w:iCs w:val="0"/>
                <w:caps w:val="0"/>
                <w:spacing w:val="0"/>
                <w:sz w:val="24"/>
                <w:szCs w:val="24"/>
                <w:shd w:val="clear"/>
                <w:lang w:val="en-US" w:eastAsia="zh-CN"/>
              </w:rPr>
            </w:rPrChange>
          </w:rPr>
          <w:t>快速</w:t>
        </w:r>
      </w:ins>
      <w:ins w:id="219" w:author="Xiaodong Zhang" w:date="2022-09-09T10:00:43Z">
        <w:r>
          <w:rPr>
            <w:rFonts w:hint="eastAsia" w:cs="Times New Roman"/>
            <w:i w:val="0"/>
            <w:iCs w:val="0"/>
            <w:caps w:val="0"/>
            <w:spacing w:val="0"/>
            <w:sz w:val="24"/>
            <w:szCs w:val="24"/>
            <w:shd w:val="clear"/>
            <w:lang w:val="en-US" w:eastAsia="zh-CN"/>
            <w:rPrChange w:id="220" w:author="Xiaodong Zhang" w:date="2022-09-09T10:11:47Z">
              <w:rPr>
                <w:rFonts w:hint="eastAsia" w:cs="Times New Roman"/>
                <w:i w:val="0"/>
                <w:iCs w:val="0"/>
                <w:caps w:val="0"/>
                <w:spacing w:val="0"/>
                <w:sz w:val="24"/>
                <w:szCs w:val="24"/>
                <w:shd w:val="clear"/>
                <w:lang w:val="en-US" w:eastAsia="zh-CN"/>
              </w:rPr>
            </w:rPrChange>
          </w:rPr>
          <w:t>演进</w:t>
        </w:r>
      </w:ins>
      <w:ins w:id="221" w:author="Xiaodong Zhang" w:date="2022-09-09T10:07:52Z">
        <w:r>
          <w:rPr>
            <w:rFonts w:hint="eastAsia" w:cs="Times New Roman"/>
            <w:i w:val="0"/>
            <w:iCs w:val="0"/>
            <w:caps w:val="0"/>
            <w:spacing w:val="0"/>
            <w:sz w:val="24"/>
            <w:szCs w:val="24"/>
            <w:shd w:val="clear"/>
            <w:lang w:val="en-US" w:eastAsia="zh-CN"/>
            <w:rPrChange w:id="222" w:author="Xiaodong Zhang" w:date="2022-09-09T10:11:47Z">
              <w:rPr>
                <w:rFonts w:hint="eastAsia" w:cs="Times New Roman"/>
                <w:i w:val="0"/>
                <w:iCs w:val="0"/>
                <w:caps w:val="0"/>
                <w:spacing w:val="0"/>
                <w:sz w:val="24"/>
                <w:szCs w:val="24"/>
                <w:shd w:val="clear"/>
                <w:lang w:val="en-US" w:eastAsia="zh-CN"/>
              </w:rPr>
            </w:rPrChange>
          </w:rPr>
          <w:t>的</w:t>
        </w:r>
      </w:ins>
      <w:ins w:id="223" w:author="Xiaodong Zhang" w:date="2022-09-09T10:07:54Z">
        <w:r>
          <w:rPr>
            <w:rFonts w:hint="eastAsia" w:cs="Times New Roman"/>
            <w:i w:val="0"/>
            <w:iCs w:val="0"/>
            <w:caps w:val="0"/>
            <w:spacing w:val="0"/>
            <w:sz w:val="24"/>
            <w:szCs w:val="24"/>
            <w:shd w:val="clear"/>
            <w:lang w:val="en-US" w:eastAsia="zh-CN"/>
            <w:rPrChange w:id="224" w:author="Xiaodong Zhang" w:date="2022-09-09T10:11:47Z">
              <w:rPr>
                <w:rFonts w:hint="eastAsia" w:cs="Times New Roman"/>
                <w:i w:val="0"/>
                <w:iCs w:val="0"/>
                <w:caps w:val="0"/>
                <w:spacing w:val="0"/>
                <w:sz w:val="24"/>
                <w:szCs w:val="24"/>
                <w:shd w:val="clear"/>
                <w:lang w:val="en-US" w:eastAsia="zh-CN"/>
              </w:rPr>
            </w:rPrChange>
          </w:rPr>
          <w:t>推动下</w:t>
        </w:r>
      </w:ins>
      <w:ins w:id="225" w:author="Xiaodong Zhang" w:date="2022-09-09T09:58:38Z">
        <w:r>
          <w:rPr>
            <w:rFonts w:hint="eastAsia" w:cs="Times New Roman"/>
            <w:i w:val="0"/>
            <w:iCs w:val="0"/>
            <w:caps w:val="0"/>
            <w:spacing w:val="0"/>
            <w:sz w:val="24"/>
            <w:szCs w:val="24"/>
            <w:shd w:val="clear"/>
            <w:lang w:val="en-US" w:eastAsia="zh-CN"/>
            <w:rPrChange w:id="226" w:author="Xiaodong Zhang" w:date="2022-09-09T10:11:47Z">
              <w:rPr>
                <w:rFonts w:hint="eastAsia" w:cs="Times New Roman"/>
                <w:i w:val="0"/>
                <w:iCs w:val="0"/>
                <w:caps w:val="0"/>
                <w:spacing w:val="0"/>
                <w:sz w:val="24"/>
                <w:szCs w:val="24"/>
                <w:shd w:val="clear"/>
                <w:lang w:val="en-US" w:eastAsia="zh-CN"/>
              </w:rPr>
            </w:rPrChange>
          </w:rPr>
          <w:t>，</w:t>
        </w:r>
      </w:ins>
      <w:ins w:id="227" w:author="Xiaodong Zhang" w:date="2022-09-09T10:01:08Z">
        <w:r>
          <w:rPr>
            <w:rFonts w:hint="eastAsia" w:cs="Times New Roman"/>
            <w:i w:val="0"/>
            <w:iCs w:val="0"/>
            <w:caps w:val="0"/>
            <w:spacing w:val="0"/>
            <w:sz w:val="24"/>
            <w:szCs w:val="24"/>
            <w:shd w:val="clear"/>
            <w:lang w:val="en-US" w:eastAsia="zh-CN"/>
            <w:rPrChange w:id="228" w:author="Xiaodong Zhang" w:date="2022-09-09T10:11:47Z">
              <w:rPr>
                <w:rFonts w:hint="eastAsia" w:cs="Times New Roman"/>
                <w:i w:val="0"/>
                <w:iCs w:val="0"/>
                <w:caps w:val="0"/>
                <w:spacing w:val="0"/>
                <w:sz w:val="24"/>
                <w:szCs w:val="24"/>
                <w:shd w:val="clear"/>
                <w:lang w:val="en-US" w:eastAsia="zh-CN"/>
              </w:rPr>
            </w:rPrChange>
          </w:rPr>
          <w:t>移动</w:t>
        </w:r>
      </w:ins>
      <w:ins w:id="229" w:author="Xiaodong Zhang" w:date="2022-09-09T10:01:13Z">
        <w:r>
          <w:rPr>
            <w:rFonts w:hint="eastAsia" w:cs="Times New Roman"/>
            <w:i w:val="0"/>
            <w:iCs w:val="0"/>
            <w:caps w:val="0"/>
            <w:spacing w:val="0"/>
            <w:sz w:val="24"/>
            <w:szCs w:val="24"/>
            <w:shd w:val="clear"/>
            <w:lang w:val="en-US" w:eastAsia="zh-CN"/>
            <w:rPrChange w:id="230" w:author="Xiaodong Zhang" w:date="2022-09-09T10:11:47Z">
              <w:rPr>
                <w:rFonts w:hint="eastAsia" w:cs="Times New Roman"/>
                <w:i w:val="0"/>
                <w:iCs w:val="0"/>
                <w:caps w:val="0"/>
                <w:spacing w:val="0"/>
                <w:sz w:val="24"/>
                <w:szCs w:val="24"/>
                <w:shd w:val="clear"/>
                <w:lang w:val="en-US" w:eastAsia="zh-CN"/>
              </w:rPr>
            </w:rPrChange>
          </w:rPr>
          <w:t>物联网设备</w:t>
        </w:r>
      </w:ins>
      <w:ins w:id="231" w:author="Xiaodong Zhang" w:date="2022-09-09T10:01:14Z">
        <w:r>
          <w:rPr>
            <w:rFonts w:hint="eastAsia" w:cs="Times New Roman"/>
            <w:i w:val="0"/>
            <w:iCs w:val="0"/>
            <w:caps w:val="0"/>
            <w:spacing w:val="0"/>
            <w:sz w:val="24"/>
            <w:szCs w:val="24"/>
            <w:shd w:val="clear"/>
            <w:lang w:val="en-US" w:eastAsia="zh-CN"/>
            <w:rPrChange w:id="232" w:author="Xiaodong Zhang" w:date="2022-09-09T10:11:47Z">
              <w:rPr>
                <w:rFonts w:hint="eastAsia" w:cs="Times New Roman"/>
                <w:i w:val="0"/>
                <w:iCs w:val="0"/>
                <w:caps w:val="0"/>
                <w:spacing w:val="0"/>
                <w:sz w:val="24"/>
                <w:szCs w:val="24"/>
                <w:shd w:val="clear"/>
                <w:lang w:val="en-US" w:eastAsia="zh-CN"/>
              </w:rPr>
            </w:rPrChange>
          </w:rPr>
          <w:t>的</w:t>
        </w:r>
      </w:ins>
      <w:ins w:id="233" w:author="Xiaodong Zhang" w:date="2022-09-09T10:01:15Z">
        <w:r>
          <w:rPr>
            <w:rFonts w:hint="eastAsia" w:cs="Times New Roman"/>
            <w:i w:val="0"/>
            <w:iCs w:val="0"/>
            <w:caps w:val="0"/>
            <w:spacing w:val="0"/>
            <w:sz w:val="24"/>
            <w:szCs w:val="24"/>
            <w:shd w:val="clear"/>
            <w:lang w:val="en-US" w:eastAsia="zh-CN"/>
            <w:rPrChange w:id="234" w:author="Xiaodong Zhang" w:date="2022-09-09T10:11:47Z">
              <w:rPr>
                <w:rFonts w:hint="eastAsia" w:cs="Times New Roman"/>
                <w:i w:val="0"/>
                <w:iCs w:val="0"/>
                <w:caps w:val="0"/>
                <w:spacing w:val="0"/>
                <w:sz w:val="24"/>
                <w:szCs w:val="24"/>
                <w:shd w:val="clear"/>
                <w:lang w:val="en-US" w:eastAsia="zh-CN"/>
              </w:rPr>
            </w:rPrChange>
          </w:rPr>
          <w:t>数量</w:t>
        </w:r>
      </w:ins>
      <w:ins w:id="235" w:author="Xiaodong Zhang" w:date="2022-09-09T10:01:16Z">
        <w:r>
          <w:rPr>
            <w:rFonts w:hint="eastAsia" w:cs="Times New Roman"/>
            <w:i w:val="0"/>
            <w:iCs w:val="0"/>
            <w:caps w:val="0"/>
            <w:spacing w:val="0"/>
            <w:sz w:val="24"/>
            <w:szCs w:val="24"/>
            <w:shd w:val="clear"/>
            <w:lang w:val="en-US" w:eastAsia="zh-CN"/>
            <w:rPrChange w:id="236" w:author="Xiaodong Zhang" w:date="2022-09-09T10:11:47Z">
              <w:rPr>
                <w:rFonts w:hint="eastAsia" w:cs="Times New Roman"/>
                <w:i w:val="0"/>
                <w:iCs w:val="0"/>
                <w:caps w:val="0"/>
                <w:spacing w:val="0"/>
                <w:sz w:val="24"/>
                <w:szCs w:val="24"/>
                <w:shd w:val="clear"/>
                <w:lang w:val="en-US" w:eastAsia="zh-CN"/>
              </w:rPr>
            </w:rPrChange>
          </w:rPr>
          <w:t>与</w:t>
        </w:r>
      </w:ins>
      <w:ins w:id="237" w:author="Xiaodong Zhang" w:date="2022-09-09T10:01:17Z">
        <w:r>
          <w:rPr>
            <w:rFonts w:hint="eastAsia" w:cs="Times New Roman"/>
            <w:i w:val="0"/>
            <w:iCs w:val="0"/>
            <w:caps w:val="0"/>
            <w:spacing w:val="0"/>
            <w:sz w:val="24"/>
            <w:szCs w:val="24"/>
            <w:shd w:val="clear"/>
            <w:lang w:val="en-US" w:eastAsia="zh-CN"/>
            <w:rPrChange w:id="238" w:author="Xiaodong Zhang" w:date="2022-09-09T10:11:47Z">
              <w:rPr>
                <w:rFonts w:hint="eastAsia" w:cs="Times New Roman"/>
                <w:i w:val="0"/>
                <w:iCs w:val="0"/>
                <w:caps w:val="0"/>
                <w:spacing w:val="0"/>
                <w:sz w:val="24"/>
                <w:szCs w:val="24"/>
                <w:shd w:val="clear"/>
                <w:lang w:val="en-US" w:eastAsia="zh-CN"/>
              </w:rPr>
            </w:rPrChange>
          </w:rPr>
          <w:t>类型</w:t>
        </w:r>
      </w:ins>
      <w:ins w:id="239" w:author="Xiaodong Zhang" w:date="2022-09-09T10:01:19Z">
        <w:r>
          <w:rPr>
            <w:rFonts w:hint="eastAsia" w:cs="Times New Roman"/>
            <w:i w:val="0"/>
            <w:iCs w:val="0"/>
            <w:caps w:val="0"/>
            <w:spacing w:val="0"/>
            <w:sz w:val="24"/>
            <w:szCs w:val="24"/>
            <w:shd w:val="clear"/>
            <w:lang w:val="en-US" w:eastAsia="zh-CN"/>
            <w:rPrChange w:id="240" w:author="Xiaodong Zhang" w:date="2022-09-09T10:11:47Z">
              <w:rPr>
                <w:rFonts w:hint="eastAsia" w:cs="Times New Roman"/>
                <w:i w:val="0"/>
                <w:iCs w:val="0"/>
                <w:caps w:val="0"/>
                <w:spacing w:val="0"/>
                <w:sz w:val="24"/>
                <w:szCs w:val="24"/>
                <w:shd w:val="clear"/>
                <w:lang w:val="en-US" w:eastAsia="zh-CN"/>
              </w:rPr>
            </w:rPrChange>
          </w:rPr>
          <w:t>激增</w:t>
        </w:r>
      </w:ins>
      <w:ins w:id="241" w:author="Xiaodong Zhang" w:date="2022-09-09T10:01:23Z">
        <w:r>
          <w:rPr>
            <w:rFonts w:hint="eastAsia" w:cs="Times New Roman"/>
            <w:i w:val="0"/>
            <w:iCs w:val="0"/>
            <w:caps w:val="0"/>
            <w:spacing w:val="0"/>
            <w:sz w:val="24"/>
            <w:szCs w:val="24"/>
            <w:shd w:val="clear"/>
            <w:lang w:val="en-US" w:eastAsia="zh-CN"/>
            <w:rPrChange w:id="242" w:author="Xiaodong Zhang" w:date="2022-09-09T10:11:47Z">
              <w:rPr>
                <w:rFonts w:hint="eastAsia" w:cs="Times New Roman"/>
                <w:i w:val="0"/>
                <w:iCs w:val="0"/>
                <w:caps w:val="0"/>
                <w:spacing w:val="0"/>
                <w:sz w:val="24"/>
                <w:szCs w:val="24"/>
                <w:shd w:val="clear"/>
                <w:lang w:val="en-US" w:eastAsia="zh-CN"/>
              </w:rPr>
            </w:rPrChange>
          </w:rPr>
          <w:t>，</w:t>
        </w:r>
      </w:ins>
      <w:ins w:id="243" w:author="Xiaodong Zhang" w:date="2022-09-09T10:01:26Z">
        <w:r>
          <w:rPr>
            <w:rFonts w:hint="default" w:ascii="宋体" w:hAnsi="宋体" w:eastAsia="宋体" w:cs="Times New Roman"/>
            <w:i w:val="0"/>
            <w:iCs w:val="0"/>
            <w:caps w:val="0"/>
            <w:spacing w:val="0"/>
            <w:sz w:val="24"/>
            <w:szCs w:val="24"/>
            <w:shd w:val="clear"/>
            <w:lang w:val="en-US" w:eastAsia="zh-CN"/>
            <w:rPrChange w:id="244" w:author="Xiaodong Zhang" w:date="2022-09-09T10:11:47Z">
              <w:rPr>
                <w:rFonts w:hint="eastAsia" w:cs="Times New Roman"/>
                <w:i w:val="0"/>
                <w:iCs w:val="0"/>
                <w:caps w:val="0"/>
                <w:spacing w:val="0"/>
                <w:sz w:val="24"/>
                <w:szCs w:val="24"/>
                <w:shd w:val="clear"/>
                <w:lang w:val="en-US" w:eastAsia="zh-CN"/>
              </w:rPr>
            </w:rPrChange>
          </w:rPr>
          <w:t>从而</w:t>
        </w:r>
      </w:ins>
      <w:ins w:id="245" w:author="Xiaodong Zhang" w:date="2022-09-09T10:01:27Z">
        <w:r>
          <w:rPr>
            <w:rFonts w:hint="default" w:ascii="宋体" w:hAnsi="宋体" w:eastAsia="宋体" w:cs="Times New Roman"/>
            <w:i w:val="0"/>
            <w:iCs w:val="0"/>
            <w:caps w:val="0"/>
            <w:spacing w:val="0"/>
            <w:sz w:val="24"/>
            <w:szCs w:val="24"/>
            <w:shd w:val="clear"/>
            <w:lang w:val="en-US" w:eastAsia="zh-CN"/>
            <w:rPrChange w:id="246" w:author="Xiaodong Zhang" w:date="2022-09-09T10:11:47Z">
              <w:rPr>
                <w:rFonts w:hint="eastAsia" w:cs="Times New Roman"/>
                <w:i w:val="0"/>
                <w:iCs w:val="0"/>
                <w:caps w:val="0"/>
                <w:spacing w:val="0"/>
                <w:sz w:val="24"/>
                <w:szCs w:val="24"/>
                <w:shd w:val="clear"/>
                <w:lang w:val="en-US" w:eastAsia="zh-CN"/>
              </w:rPr>
            </w:rPrChange>
          </w:rPr>
          <w:t>产生了</w:t>
        </w:r>
      </w:ins>
      <w:ins w:id="247" w:author="Xiaodong Zhang" w:date="2022-09-09T10:01:29Z">
        <w:r>
          <w:rPr>
            <w:rFonts w:hint="default" w:ascii="宋体" w:hAnsi="宋体" w:eastAsia="宋体" w:cs="Times New Roman"/>
            <w:i w:val="0"/>
            <w:iCs w:val="0"/>
            <w:caps w:val="0"/>
            <w:spacing w:val="0"/>
            <w:sz w:val="24"/>
            <w:szCs w:val="24"/>
            <w:shd w:val="clear"/>
            <w:lang w:val="en-US" w:eastAsia="zh-CN"/>
            <w:rPrChange w:id="248" w:author="Xiaodong Zhang" w:date="2022-09-09T10:11:47Z">
              <w:rPr>
                <w:rFonts w:hint="eastAsia" w:cs="Times New Roman"/>
                <w:i w:val="0"/>
                <w:iCs w:val="0"/>
                <w:caps w:val="0"/>
                <w:spacing w:val="0"/>
                <w:sz w:val="24"/>
                <w:szCs w:val="24"/>
                <w:shd w:val="clear"/>
                <w:lang w:val="en-US" w:eastAsia="zh-CN"/>
              </w:rPr>
            </w:rPrChange>
          </w:rPr>
          <w:t>大量</w:t>
        </w:r>
      </w:ins>
      <w:ins w:id="249" w:author="Xiaodong Zhang" w:date="2022-09-09T10:01:31Z">
        <w:r>
          <w:rPr>
            <w:rFonts w:hint="default" w:ascii="宋体" w:hAnsi="宋体" w:eastAsia="宋体" w:cs="Times New Roman"/>
            <w:i w:val="0"/>
            <w:iCs w:val="0"/>
            <w:caps w:val="0"/>
            <w:spacing w:val="0"/>
            <w:sz w:val="24"/>
            <w:szCs w:val="24"/>
            <w:shd w:val="clear"/>
            <w:lang w:val="en-US" w:eastAsia="zh-CN"/>
            <w:rPrChange w:id="250" w:author="Xiaodong Zhang" w:date="2022-09-09T10:11:47Z">
              <w:rPr>
                <w:rFonts w:hint="eastAsia" w:cs="Times New Roman"/>
                <w:i w:val="0"/>
                <w:iCs w:val="0"/>
                <w:caps w:val="0"/>
                <w:spacing w:val="0"/>
                <w:sz w:val="24"/>
                <w:szCs w:val="24"/>
                <w:shd w:val="clear"/>
                <w:lang w:val="en-US" w:eastAsia="zh-CN"/>
              </w:rPr>
            </w:rPrChange>
          </w:rPr>
          <w:t>持续</w:t>
        </w:r>
      </w:ins>
      <w:ins w:id="251" w:author="Xiaodong Zhang" w:date="2022-09-09T10:01:32Z">
        <w:r>
          <w:rPr>
            <w:rFonts w:hint="default" w:ascii="宋体" w:hAnsi="宋体" w:eastAsia="宋体" w:cs="Times New Roman"/>
            <w:i w:val="0"/>
            <w:iCs w:val="0"/>
            <w:caps w:val="0"/>
            <w:spacing w:val="0"/>
            <w:sz w:val="24"/>
            <w:szCs w:val="24"/>
            <w:shd w:val="clear"/>
            <w:lang w:val="en-US" w:eastAsia="zh-CN"/>
            <w:rPrChange w:id="252" w:author="Xiaodong Zhang" w:date="2022-09-09T10:11:47Z">
              <w:rPr>
                <w:rFonts w:hint="eastAsia" w:cs="Times New Roman"/>
                <w:i w:val="0"/>
                <w:iCs w:val="0"/>
                <w:caps w:val="0"/>
                <w:spacing w:val="0"/>
                <w:sz w:val="24"/>
                <w:szCs w:val="24"/>
                <w:shd w:val="clear"/>
                <w:lang w:val="en-US" w:eastAsia="zh-CN"/>
              </w:rPr>
            </w:rPrChange>
          </w:rPr>
          <w:t>感知</w:t>
        </w:r>
      </w:ins>
      <w:ins w:id="253" w:author="Xiaodong Zhang" w:date="2022-09-09T10:01:34Z">
        <w:r>
          <w:rPr>
            <w:rFonts w:hint="default" w:ascii="宋体" w:hAnsi="宋体" w:eastAsia="宋体" w:cs="Times New Roman"/>
            <w:i w:val="0"/>
            <w:iCs w:val="0"/>
            <w:caps w:val="0"/>
            <w:spacing w:val="0"/>
            <w:sz w:val="24"/>
            <w:szCs w:val="24"/>
            <w:shd w:val="clear"/>
            <w:lang w:val="en-US" w:eastAsia="zh-CN"/>
            <w:rPrChange w:id="254" w:author="Xiaodong Zhang" w:date="2022-09-09T10:11:47Z">
              <w:rPr>
                <w:rFonts w:hint="eastAsia" w:cs="Times New Roman"/>
                <w:i w:val="0"/>
                <w:iCs w:val="0"/>
                <w:caps w:val="0"/>
                <w:spacing w:val="0"/>
                <w:sz w:val="24"/>
                <w:szCs w:val="24"/>
                <w:shd w:val="clear"/>
                <w:lang w:val="en-US" w:eastAsia="zh-CN"/>
              </w:rPr>
            </w:rPrChange>
          </w:rPr>
          <w:t>设备</w:t>
        </w:r>
      </w:ins>
      <w:ins w:id="255" w:author="Xiaodong Zhang" w:date="2022-09-09T10:01:36Z">
        <w:r>
          <w:rPr>
            <w:rFonts w:hint="default" w:ascii="宋体" w:hAnsi="宋体" w:eastAsia="宋体" w:cs="Times New Roman"/>
            <w:i w:val="0"/>
            <w:iCs w:val="0"/>
            <w:caps w:val="0"/>
            <w:spacing w:val="0"/>
            <w:sz w:val="24"/>
            <w:szCs w:val="24"/>
            <w:shd w:val="clear"/>
            <w:lang w:val="en-US" w:eastAsia="zh-CN"/>
            <w:rPrChange w:id="256" w:author="Xiaodong Zhang" w:date="2022-09-09T10:11:47Z">
              <w:rPr>
                <w:rFonts w:hint="eastAsia" w:cs="Times New Roman"/>
                <w:i w:val="0"/>
                <w:iCs w:val="0"/>
                <w:caps w:val="0"/>
                <w:spacing w:val="0"/>
                <w:sz w:val="24"/>
                <w:szCs w:val="24"/>
                <w:shd w:val="clear"/>
                <w:lang w:val="en-US" w:eastAsia="zh-CN"/>
              </w:rPr>
            </w:rPrChange>
          </w:rPr>
          <w:t>物理</w:t>
        </w:r>
      </w:ins>
      <w:ins w:id="257" w:author="Xiaodong Zhang" w:date="2022-09-09T10:01:38Z">
        <w:r>
          <w:rPr>
            <w:rFonts w:hint="default" w:ascii="宋体" w:hAnsi="宋体" w:eastAsia="宋体" w:cs="Times New Roman"/>
            <w:i w:val="0"/>
            <w:iCs w:val="0"/>
            <w:caps w:val="0"/>
            <w:spacing w:val="0"/>
            <w:sz w:val="24"/>
            <w:szCs w:val="24"/>
            <w:shd w:val="clear"/>
            <w:lang w:val="en-US" w:eastAsia="zh-CN"/>
            <w:rPrChange w:id="258" w:author="Xiaodong Zhang" w:date="2022-09-09T10:11:47Z">
              <w:rPr>
                <w:rFonts w:hint="eastAsia" w:cs="Times New Roman"/>
                <w:i w:val="0"/>
                <w:iCs w:val="0"/>
                <w:caps w:val="0"/>
                <w:spacing w:val="0"/>
                <w:sz w:val="24"/>
                <w:szCs w:val="24"/>
                <w:shd w:val="clear"/>
                <w:lang w:val="en-US" w:eastAsia="zh-CN"/>
              </w:rPr>
            </w:rPrChange>
          </w:rPr>
          <w:t>环境的</w:t>
        </w:r>
      </w:ins>
      <w:ins w:id="259" w:author="Xiaodong Zhang" w:date="2022-09-09T10:01:43Z">
        <w:r>
          <w:rPr>
            <w:rFonts w:hint="default" w:ascii="宋体" w:hAnsi="宋体" w:eastAsia="宋体" w:cs="Times New Roman"/>
            <w:i w:val="0"/>
            <w:iCs w:val="0"/>
            <w:caps w:val="0"/>
            <w:spacing w:val="0"/>
            <w:sz w:val="24"/>
            <w:szCs w:val="24"/>
            <w:shd w:val="clear"/>
            <w:lang w:val="en-US" w:eastAsia="zh-CN"/>
            <w:rPrChange w:id="260" w:author="Xiaodong Zhang" w:date="2022-09-09T10:11:47Z">
              <w:rPr>
                <w:rFonts w:hint="eastAsia" w:cs="Times New Roman"/>
                <w:i w:val="0"/>
                <w:iCs w:val="0"/>
                <w:caps w:val="0"/>
                <w:spacing w:val="0"/>
                <w:sz w:val="24"/>
                <w:szCs w:val="24"/>
                <w:shd w:val="clear"/>
                <w:lang w:val="en-US" w:eastAsia="zh-CN"/>
              </w:rPr>
            </w:rPrChange>
          </w:rPr>
          <w:t>多模态</w:t>
        </w:r>
      </w:ins>
      <w:ins w:id="261" w:author="Xiaodong Zhang" w:date="2022-09-09T10:01:44Z">
        <w:r>
          <w:rPr>
            <w:rFonts w:hint="default" w:ascii="宋体" w:hAnsi="宋体" w:eastAsia="宋体" w:cs="Times New Roman"/>
            <w:i w:val="0"/>
            <w:iCs w:val="0"/>
            <w:caps w:val="0"/>
            <w:spacing w:val="0"/>
            <w:sz w:val="24"/>
            <w:szCs w:val="24"/>
            <w:shd w:val="clear"/>
            <w:lang w:val="en-US" w:eastAsia="zh-CN"/>
            <w:rPrChange w:id="262" w:author="Xiaodong Zhang" w:date="2022-09-09T10:11:47Z">
              <w:rPr>
                <w:rFonts w:hint="eastAsia" w:cs="Times New Roman"/>
                <w:i w:val="0"/>
                <w:iCs w:val="0"/>
                <w:caps w:val="0"/>
                <w:spacing w:val="0"/>
                <w:sz w:val="24"/>
                <w:szCs w:val="24"/>
                <w:shd w:val="clear"/>
                <w:lang w:val="en-US" w:eastAsia="zh-CN"/>
              </w:rPr>
            </w:rPrChange>
          </w:rPr>
          <w:t>数据（</w:t>
        </w:r>
      </w:ins>
      <w:ins w:id="263" w:author="Xiaodong Zhang" w:date="2022-09-09T10:01:51Z">
        <w:r>
          <w:rPr>
            <w:rFonts w:hint="default" w:ascii="宋体" w:hAnsi="宋体" w:eastAsia="宋体" w:cs="Times New Roman"/>
            <w:i w:val="0"/>
            <w:iCs w:val="0"/>
            <w:caps w:val="0"/>
            <w:spacing w:val="0"/>
            <w:sz w:val="24"/>
            <w:szCs w:val="24"/>
            <w:shd w:val="clear"/>
            <w:lang w:val="en-US" w:eastAsia="zh-CN"/>
            <w:rPrChange w:id="264" w:author="Xiaodong Zhang" w:date="2022-09-09T10:11:47Z">
              <w:rPr>
                <w:rFonts w:hint="eastAsia" w:cs="Times New Roman"/>
                <w:i w:val="0"/>
                <w:iCs w:val="0"/>
                <w:caps w:val="0"/>
                <w:spacing w:val="0"/>
                <w:sz w:val="24"/>
                <w:szCs w:val="24"/>
                <w:shd w:val="clear"/>
                <w:lang w:val="en-US" w:eastAsia="zh-CN"/>
              </w:rPr>
            </w:rPrChange>
          </w:rPr>
          <w:t>音视频、</w:t>
        </w:r>
      </w:ins>
      <w:ins w:id="265" w:author="Xiaodong Zhang" w:date="2022-09-09T10:02:10Z">
        <w:r>
          <w:rPr>
            <w:rFonts w:hint="default" w:ascii="宋体" w:hAnsi="宋体" w:eastAsia="宋体" w:cs="Times New Roman"/>
            <w:i w:val="0"/>
            <w:iCs w:val="0"/>
            <w:caps w:val="0"/>
            <w:spacing w:val="0"/>
            <w:sz w:val="24"/>
            <w:szCs w:val="24"/>
            <w:shd w:val="clear"/>
            <w:lang w:val="en-US" w:eastAsia="zh-CN"/>
            <w:rPrChange w:id="266" w:author="Xiaodong Zhang" w:date="2022-09-09T10:11:47Z">
              <w:rPr>
                <w:rFonts w:hint="eastAsia" w:cs="Times New Roman"/>
                <w:i w:val="0"/>
                <w:iCs w:val="0"/>
                <w:caps w:val="0"/>
                <w:spacing w:val="0"/>
                <w:sz w:val="24"/>
                <w:szCs w:val="24"/>
                <w:shd w:val="clear"/>
                <w:lang w:val="en-US" w:eastAsia="zh-CN"/>
              </w:rPr>
            </w:rPrChange>
          </w:rPr>
          <w:t>环境</w:t>
        </w:r>
      </w:ins>
      <w:ins w:id="267" w:author="Xiaodong Zhang" w:date="2022-09-09T10:02:13Z">
        <w:r>
          <w:rPr>
            <w:rFonts w:hint="default" w:ascii="宋体" w:hAnsi="宋体" w:eastAsia="宋体" w:cs="Times New Roman"/>
            <w:i w:val="0"/>
            <w:iCs w:val="0"/>
            <w:caps w:val="0"/>
            <w:spacing w:val="0"/>
            <w:sz w:val="24"/>
            <w:szCs w:val="24"/>
            <w:shd w:val="clear"/>
            <w:lang w:val="en-US" w:eastAsia="zh-CN"/>
            <w:rPrChange w:id="268" w:author="Xiaodong Zhang" w:date="2022-09-09T10:11:47Z">
              <w:rPr>
                <w:rFonts w:hint="eastAsia" w:cs="Times New Roman"/>
                <w:i w:val="0"/>
                <w:iCs w:val="0"/>
                <w:caps w:val="0"/>
                <w:spacing w:val="0"/>
                <w:sz w:val="24"/>
                <w:szCs w:val="24"/>
                <w:shd w:val="clear"/>
                <w:lang w:val="en-US" w:eastAsia="zh-CN"/>
              </w:rPr>
            </w:rPrChange>
          </w:rPr>
          <w:t>要素</w:t>
        </w:r>
      </w:ins>
      <w:ins w:id="269" w:author="Xiaodong Zhang" w:date="2022-09-09T10:02:15Z">
        <w:r>
          <w:rPr>
            <w:rFonts w:hint="default" w:ascii="宋体" w:hAnsi="宋体" w:eastAsia="宋体" w:cs="Times New Roman"/>
            <w:i w:val="0"/>
            <w:iCs w:val="0"/>
            <w:caps w:val="0"/>
            <w:spacing w:val="0"/>
            <w:sz w:val="24"/>
            <w:szCs w:val="24"/>
            <w:shd w:val="clear"/>
            <w:lang w:val="en-US" w:eastAsia="zh-CN"/>
            <w:rPrChange w:id="270" w:author="Xiaodong Zhang" w:date="2022-09-09T10:11:47Z">
              <w:rPr>
                <w:rFonts w:hint="eastAsia" w:cs="Times New Roman"/>
                <w:i w:val="0"/>
                <w:iCs w:val="0"/>
                <w:caps w:val="0"/>
                <w:spacing w:val="0"/>
                <w:sz w:val="24"/>
                <w:szCs w:val="24"/>
                <w:shd w:val="clear"/>
                <w:lang w:val="en-US" w:eastAsia="zh-CN"/>
              </w:rPr>
            </w:rPrChange>
          </w:rPr>
          <w:t>、</w:t>
        </w:r>
      </w:ins>
      <w:ins w:id="271" w:author="Xiaodong Zhang" w:date="2022-09-09T10:02:17Z">
        <w:r>
          <w:rPr>
            <w:rFonts w:hint="default" w:ascii="宋体" w:hAnsi="宋体" w:eastAsia="宋体" w:cs="Times New Roman"/>
            <w:i w:val="0"/>
            <w:iCs w:val="0"/>
            <w:caps w:val="0"/>
            <w:spacing w:val="0"/>
            <w:sz w:val="24"/>
            <w:szCs w:val="24"/>
            <w:shd w:val="clear"/>
            <w:lang w:val="en-US" w:eastAsia="zh-CN"/>
            <w:rPrChange w:id="272" w:author="Xiaodong Zhang" w:date="2022-09-09T10:11:47Z">
              <w:rPr>
                <w:rFonts w:hint="eastAsia" w:cs="Times New Roman"/>
                <w:i w:val="0"/>
                <w:iCs w:val="0"/>
                <w:caps w:val="0"/>
                <w:spacing w:val="0"/>
                <w:sz w:val="24"/>
                <w:szCs w:val="24"/>
                <w:shd w:val="clear"/>
                <w:lang w:val="en-US" w:eastAsia="zh-CN"/>
              </w:rPr>
            </w:rPrChange>
          </w:rPr>
          <w:t>姿态</w:t>
        </w:r>
      </w:ins>
      <w:ins w:id="273" w:author="Xiaodong Zhang" w:date="2022-09-09T10:02:18Z">
        <w:r>
          <w:rPr>
            <w:rFonts w:hint="default" w:ascii="宋体" w:hAnsi="宋体" w:eastAsia="宋体" w:cs="Times New Roman"/>
            <w:i w:val="0"/>
            <w:iCs w:val="0"/>
            <w:caps w:val="0"/>
            <w:spacing w:val="0"/>
            <w:sz w:val="24"/>
            <w:szCs w:val="24"/>
            <w:shd w:val="clear"/>
            <w:lang w:val="en-US" w:eastAsia="zh-CN"/>
            <w:rPrChange w:id="274" w:author="Xiaodong Zhang" w:date="2022-09-09T10:11:47Z">
              <w:rPr>
                <w:rFonts w:hint="eastAsia" w:cs="Times New Roman"/>
                <w:i w:val="0"/>
                <w:iCs w:val="0"/>
                <w:caps w:val="0"/>
                <w:spacing w:val="0"/>
                <w:sz w:val="24"/>
                <w:szCs w:val="24"/>
                <w:shd w:val="clear"/>
                <w:lang w:val="en-US" w:eastAsia="zh-CN"/>
              </w:rPr>
            </w:rPrChange>
          </w:rPr>
          <w:t>与</w:t>
        </w:r>
      </w:ins>
      <w:ins w:id="275" w:author="Xiaodong Zhang" w:date="2022-09-09T10:02:19Z">
        <w:r>
          <w:rPr>
            <w:rFonts w:hint="default" w:ascii="宋体" w:hAnsi="宋体" w:eastAsia="宋体" w:cs="Times New Roman"/>
            <w:i w:val="0"/>
            <w:iCs w:val="0"/>
            <w:caps w:val="0"/>
            <w:spacing w:val="0"/>
            <w:sz w:val="24"/>
            <w:szCs w:val="24"/>
            <w:shd w:val="clear"/>
            <w:lang w:val="en-US" w:eastAsia="zh-CN"/>
            <w:rPrChange w:id="276" w:author="Xiaodong Zhang" w:date="2022-09-09T10:11:47Z">
              <w:rPr>
                <w:rFonts w:hint="eastAsia" w:cs="Times New Roman"/>
                <w:i w:val="0"/>
                <w:iCs w:val="0"/>
                <w:caps w:val="0"/>
                <w:spacing w:val="0"/>
                <w:sz w:val="24"/>
                <w:szCs w:val="24"/>
                <w:shd w:val="clear"/>
                <w:lang w:val="en-US" w:eastAsia="zh-CN"/>
              </w:rPr>
            </w:rPrChange>
          </w:rPr>
          <w:t>位置等</w:t>
        </w:r>
      </w:ins>
      <w:ins w:id="277" w:author="Xiaodong Zhang" w:date="2022-09-09T10:01:44Z">
        <w:r>
          <w:rPr>
            <w:rFonts w:hint="default" w:ascii="宋体" w:hAnsi="宋体" w:eastAsia="宋体" w:cs="Times New Roman"/>
            <w:i w:val="0"/>
            <w:iCs w:val="0"/>
            <w:caps w:val="0"/>
            <w:spacing w:val="0"/>
            <w:sz w:val="24"/>
            <w:szCs w:val="24"/>
            <w:shd w:val="clear"/>
            <w:lang w:val="en-US" w:eastAsia="zh-CN"/>
            <w:rPrChange w:id="278" w:author="Xiaodong Zhang" w:date="2022-09-09T10:11:47Z">
              <w:rPr>
                <w:rFonts w:hint="eastAsia" w:cs="Times New Roman"/>
                <w:i w:val="0"/>
                <w:iCs w:val="0"/>
                <w:caps w:val="0"/>
                <w:spacing w:val="0"/>
                <w:sz w:val="24"/>
                <w:szCs w:val="24"/>
                <w:shd w:val="clear"/>
                <w:lang w:val="en-US" w:eastAsia="zh-CN"/>
              </w:rPr>
            </w:rPrChange>
          </w:rPr>
          <w:t>）</w:t>
        </w:r>
      </w:ins>
      <w:ins w:id="279" w:author="Xiaodong Zhang" w:date="2022-09-09T10:11:53Z">
        <w:r>
          <w:rPr>
            <w:rFonts w:hint="eastAsia" w:cs="Times New Roman"/>
            <w:i w:val="0"/>
            <w:iCs w:val="0"/>
            <w:caps w:val="0"/>
            <w:spacing w:val="0"/>
            <w:sz w:val="24"/>
            <w:szCs w:val="24"/>
            <w:shd w:val="clear"/>
            <w:lang w:val="en-US" w:eastAsia="zh-CN"/>
          </w:rPr>
          <w:t>，</w:t>
        </w:r>
      </w:ins>
      <w:ins w:id="280" w:author="Xiaodong Zhang" w:date="2022-09-09T10:11:54Z">
        <w:r>
          <w:rPr>
            <w:rFonts w:hint="eastAsia" w:cs="Times New Roman"/>
            <w:i w:val="0"/>
            <w:iCs w:val="0"/>
            <w:caps w:val="0"/>
            <w:spacing w:val="0"/>
            <w:sz w:val="24"/>
            <w:szCs w:val="24"/>
            <w:shd w:val="clear"/>
            <w:lang w:val="en-US" w:eastAsia="zh-CN"/>
          </w:rPr>
          <w:t>将</w:t>
        </w:r>
      </w:ins>
      <w:ins w:id="281" w:author="Xiaodong Zhang" w:date="2022-09-09T10:12:09Z">
        <w:r>
          <w:rPr>
            <w:rFonts w:hint="eastAsia" w:cs="Times New Roman"/>
            <w:i w:val="0"/>
            <w:iCs w:val="0"/>
            <w:caps w:val="0"/>
            <w:spacing w:val="0"/>
            <w:sz w:val="24"/>
            <w:szCs w:val="24"/>
            <w:shd w:val="clear"/>
            <w:lang w:val="en-US" w:eastAsia="zh-CN"/>
          </w:rPr>
          <w:t>海量与</w:t>
        </w:r>
      </w:ins>
      <w:ins w:id="282" w:author="Xiaodong Zhang" w:date="2022-09-09T10:12:13Z">
        <w:r>
          <w:rPr>
            <w:rFonts w:hint="eastAsia" w:cs="Times New Roman"/>
            <w:i w:val="0"/>
            <w:iCs w:val="0"/>
            <w:caps w:val="0"/>
            <w:spacing w:val="0"/>
            <w:sz w:val="24"/>
            <w:szCs w:val="24"/>
            <w:shd w:val="clear"/>
            <w:lang w:val="en-US" w:eastAsia="zh-CN"/>
          </w:rPr>
          <w:t>多</w:t>
        </w:r>
      </w:ins>
      <w:ins w:id="283" w:author="Xiaodong Zhang" w:date="2022-09-09T10:12:15Z">
        <w:r>
          <w:rPr>
            <w:rFonts w:hint="eastAsia" w:cs="Times New Roman"/>
            <w:i w:val="0"/>
            <w:iCs w:val="0"/>
            <w:caps w:val="0"/>
            <w:spacing w:val="0"/>
            <w:sz w:val="24"/>
            <w:szCs w:val="24"/>
            <w:shd w:val="clear"/>
            <w:lang w:val="en-US" w:eastAsia="zh-CN"/>
          </w:rPr>
          <w:t>类型的</w:t>
        </w:r>
      </w:ins>
      <w:ins w:id="284" w:author="Xiaodong Zhang" w:date="2022-09-09T10:12:16Z">
        <w:r>
          <w:rPr>
            <w:rFonts w:hint="eastAsia" w:cs="Times New Roman"/>
            <w:i w:val="0"/>
            <w:iCs w:val="0"/>
            <w:caps w:val="0"/>
            <w:spacing w:val="0"/>
            <w:sz w:val="24"/>
            <w:szCs w:val="24"/>
            <w:shd w:val="clear"/>
            <w:lang w:val="en-US" w:eastAsia="zh-CN"/>
          </w:rPr>
          <w:t>数据</w:t>
        </w:r>
      </w:ins>
      <w:ins w:id="285" w:author="Xiaodong Zhang" w:date="2022-09-09T10:12:17Z">
        <w:r>
          <w:rPr>
            <w:rFonts w:hint="eastAsia" w:cs="Times New Roman"/>
            <w:i w:val="0"/>
            <w:iCs w:val="0"/>
            <w:caps w:val="0"/>
            <w:spacing w:val="0"/>
            <w:sz w:val="24"/>
            <w:szCs w:val="24"/>
            <w:shd w:val="clear"/>
            <w:lang w:val="en-US" w:eastAsia="zh-CN"/>
          </w:rPr>
          <w:t>传输</w:t>
        </w:r>
      </w:ins>
      <w:ins w:id="286" w:author="Xiaodong Zhang" w:date="2022-09-09T10:12:18Z">
        <w:r>
          <w:rPr>
            <w:rFonts w:hint="eastAsia" w:cs="Times New Roman"/>
            <w:i w:val="0"/>
            <w:iCs w:val="0"/>
            <w:caps w:val="0"/>
            <w:spacing w:val="0"/>
            <w:sz w:val="24"/>
            <w:szCs w:val="24"/>
            <w:shd w:val="clear"/>
            <w:lang w:val="en-US" w:eastAsia="zh-CN"/>
          </w:rPr>
          <w:t>到</w:t>
        </w:r>
      </w:ins>
      <w:ins w:id="287" w:author="Xiaodong Zhang" w:date="2022-09-09T10:12:21Z">
        <w:r>
          <w:rPr>
            <w:rFonts w:hint="eastAsia" w:cs="Times New Roman"/>
            <w:i w:val="0"/>
            <w:iCs w:val="0"/>
            <w:caps w:val="0"/>
            <w:spacing w:val="0"/>
            <w:sz w:val="24"/>
            <w:szCs w:val="24"/>
            <w:shd w:val="clear"/>
            <w:lang w:val="en-US" w:eastAsia="zh-CN"/>
          </w:rPr>
          <w:t>云计算</w:t>
        </w:r>
      </w:ins>
      <w:ins w:id="288" w:author="Xiaodong Zhang" w:date="2022-09-09T10:12:22Z">
        <w:r>
          <w:rPr>
            <w:rFonts w:hint="eastAsia" w:cs="Times New Roman"/>
            <w:i w:val="0"/>
            <w:iCs w:val="0"/>
            <w:caps w:val="0"/>
            <w:spacing w:val="0"/>
            <w:sz w:val="24"/>
            <w:szCs w:val="24"/>
            <w:shd w:val="clear"/>
            <w:lang w:val="en-US" w:eastAsia="zh-CN"/>
          </w:rPr>
          <w:t>中心</w:t>
        </w:r>
      </w:ins>
      <w:ins w:id="289" w:author="Xiaodong Zhang" w:date="2022-09-09T10:12:23Z">
        <w:r>
          <w:rPr>
            <w:rFonts w:hint="eastAsia" w:cs="Times New Roman"/>
            <w:i w:val="0"/>
            <w:iCs w:val="0"/>
            <w:caps w:val="0"/>
            <w:spacing w:val="0"/>
            <w:sz w:val="24"/>
            <w:szCs w:val="24"/>
            <w:shd w:val="clear"/>
            <w:lang w:val="en-US" w:eastAsia="zh-CN"/>
          </w:rPr>
          <w:t>进行</w:t>
        </w:r>
      </w:ins>
      <w:ins w:id="290" w:author="Xiaodong Zhang" w:date="2022-09-09T10:12:24Z">
        <w:r>
          <w:rPr>
            <w:rFonts w:hint="eastAsia" w:cs="Times New Roman"/>
            <w:i w:val="0"/>
            <w:iCs w:val="0"/>
            <w:caps w:val="0"/>
            <w:spacing w:val="0"/>
            <w:sz w:val="24"/>
            <w:szCs w:val="24"/>
            <w:shd w:val="clear"/>
            <w:lang w:val="en-US" w:eastAsia="zh-CN"/>
          </w:rPr>
          <w:t>计算</w:t>
        </w:r>
      </w:ins>
      <w:ins w:id="291" w:author="Xiaodong Zhang" w:date="2022-09-09T10:12:27Z">
        <w:r>
          <w:rPr>
            <w:rFonts w:hint="eastAsia" w:cs="Times New Roman"/>
            <w:i w:val="0"/>
            <w:iCs w:val="0"/>
            <w:caps w:val="0"/>
            <w:spacing w:val="0"/>
            <w:sz w:val="24"/>
            <w:szCs w:val="24"/>
            <w:shd w:val="clear"/>
            <w:lang w:val="en-US" w:eastAsia="zh-CN"/>
          </w:rPr>
          <w:t>不仅</w:t>
        </w:r>
      </w:ins>
      <w:ins w:id="292" w:author="Xiaodong Zhang" w:date="2022-09-09T10:12:38Z">
        <w:r>
          <w:rPr>
            <w:rFonts w:hint="eastAsia" w:cs="Times New Roman"/>
            <w:i w:val="0"/>
            <w:iCs w:val="0"/>
            <w:caps w:val="0"/>
            <w:spacing w:val="0"/>
            <w:sz w:val="24"/>
            <w:szCs w:val="24"/>
            <w:shd w:val="clear"/>
            <w:lang w:val="en-US" w:eastAsia="zh-CN"/>
          </w:rPr>
          <w:t>对</w:t>
        </w:r>
      </w:ins>
      <w:ins w:id="293" w:author="Xiaodong Zhang" w:date="2022-09-09T10:12:40Z">
        <w:r>
          <w:rPr>
            <w:rFonts w:hint="eastAsia" w:cs="Times New Roman"/>
            <w:i w:val="0"/>
            <w:iCs w:val="0"/>
            <w:caps w:val="0"/>
            <w:spacing w:val="0"/>
            <w:sz w:val="24"/>
            <w:szCs w:val="24"/>
            <w:shd w:val="clear"/>
            <w:lang w:val="en-US" w:eastAsia="zh-CN"/>
          </w:rPr>
          <w:t>网络</w:t>
        </w:r>
      </w:ins>
      <w:ins w:id="294" w:author="Xiaodong Zhang" w:date="2022-09-09T10:12:41Z">
        <w:r>
          <w:rPr>
            <w:rFonts w:hint="eastAsia" w:cs="Times New Roman"/>
            <w:i w:val="0"/>
            <w:iCs w:val="0"/>
            <w:caps w:val="0"/>
            <w:spacing w:val="0"/>
            <w:sz w:val="24"/>
            <w:szCs w:val="24"/>
            <w:shd w:val="clear"/>
            <w:lang w:val="en-US" w:eastAsia="zh-CN"/>
          </w:rPr>
          <w:t>容量</w:t>
        </w:r>
      </w:ins>
      <w:ins w:id="295" w:author="Xiaodong Zhang" w:date="2022-09-09T10:12:42Z">
        <w:r>
          <w:rPr>
            <w:rFonts w:hint="eastAsia" w:cs="Times New Roman"/>
            <w:i w:val="0"/>
            <w:iCs w:val="0"/>
            <w:caps w:val="0"/>
            <w:spacing w:val="0"/>
            <w:sz w:val="24"/>
            <w:szCs w:val="24"/>
            <w:shd w:val="clear"/>
            <w:lang w:val="en-US" w:eastAsia="zh-CN"/>
          </w:rPr>
          <w:t>，</w:t>
        </w:r>
      </w:ins>
      <w:ins w:id="296" w:author="Xiaodong Zhang" w:date="2022-09-09T10:12:44Z">
        <w:r>
          <w:rPr>
            <w:rFonts w:hint="eastAsia" w:cs="Times New Roman"/>
            <w:i w:val="0"/>
            <w:iCs w:val="0"/>
            <w:caps w:val="0"/>
            <w:spacing w:val="0"/>
            <w:sz w:val="24"/>
            <w:szCs w:val="24"/>
            <w:shd w:val="clear"/>
            <w:lang w:val="en-US" w:eastAsia="zh-CN"/>
          </w:rPr>
          <w:t>云计算</w:t>
        </w:r>
      </w:ins>
      <w:ins w:id="297" w:author="Xiaodong Zhang" w:date="2022-09-09T10:12:45Z">
        <w:r>
          <w:rPr>
            <w:rFonts w:hint="eastAsia" w:cs="Times New Roman"/>
            <w:i w:val="0"/>
            <w:iCs w:val="0"/>
            <w:caps w:val="0"/>
            <w:spacing w:val="0"/>
            <w:sz w:val="24"/>
            <w:szCs w:val="24"/>
            <w:shd w:val="clear"/>
            <w:lang w:val="en-US" w:eastAsia="zh-CN"/>
          </w:rPr>
          <w:t>基础</w:t>
        </w:r>
      </w:ins>
      <w:ins w:id="298" w:author="Xiaodong Zhang" w:date="2022-09-09T10:12:47Z">
        <w:r>
          <w:rPr>
            <w:rFonts w:hint="eastAsia" w:cs="Times New Roman"/>
            <w:i w:val="0"/>
            <w:iCs w:val="0"/>
            <w:caps w:val="0"/>
            <w:spacing w:val="0"/>
            <w:sz w:val="24"/>
            <w:szCs w:val="24"/>
            <w:shd w:val="clear"/>
            <w:lang w:val="en-US" w:eastAsia="zh-CN"/>
          </w:rPr>
          <w:t>设施</w:t>
        </w:r>
      </w:ins>
      <w:ins w:id="299" w:author="Xiaodong Zhang" w:date="2022-09-09T10:12:48Z">
        <w:r>
          <w:rPr>
            <w:rFonts w:hint="eastAsia" w:cs="Times New Roman"/>
            <w:i w:val="0"/>
            <w:iCs w:val="0"/>
            <w:caps w:val="0"/>
            <w:spacing w:val="0"/>
            <w:sz w:val="24"/>
            <w:szCs w:val="24"/>
            <w:shd w:val="clear"/>
            <w:lang w:val="en-US" w:eastAsia="zh-CN"/>
          </w:rPr>
          <w:t>带来了</w:t>
        </w:r>
      </w:ins>
      <w:ins w:id="300" w:author="Xiaodong Zhang" w:date="2022-09-09T10:12:52Z">
        <w:r>
          <w:rPr>
            <w:rFonts w:hint="eastAsia" w:cs="Times New Roman"/>
            <w:i w:val="0"/>
            <w:iCs w:val="0"/>
            <w:caps w:val="0"/>
            <w:spacing w:val="0"/>
            <w:sz w:val="24"/>
            <w:szCs w:val="24"/>
            <w:shd w:val="clear"/>
            <w:lang w:val="en-US" w:eastAsia="zh-CN"/>
          </w:rPr>
          <w:t>严峻的</w:t>
        </w:r>
      </w:ins>
      <w:ins w:id="301" w:author="Xiaodong Zhang" w:date="2022-09-09T10:15:30Z">
        <w:r>
          <w:rPr>
            <w:rFonts w:hint="eastAsia" w:cs="Times New Roman"/>
            <w:i w:val="0"/>
            <w:iCs w:val="0"/>
            <w:caps w:val="0"/>
            <w:spacing w:val="0"/>
            <w:sz w:val="24"/>
            <w:szCs w:val="24"/>
            <w:shd w:val="clear"/>
            <w:lang w:val="en-US" w:eastAsia="zh-CN"/>
          </w:rPr>
          <w:t>挑战</w:t>
        </w:r>
      </w:ins>
      <w:ins w:id="302" w:author="Xiaodong Zhang" w:date="2022-09-09T10:15:50Z">
        <w:r>
          <w:rPr>
            <w:rFonts w:hint="eastAsia" w:cs="Times New Roman"/>
            <w:i w:val="0"/>
            <w:iCs w:val="0"/>
            <w:caps w:val="0"/>
            <w:spacing w:val="0"/>
            <w:sz w:val="24"/>
            <w:szCs w:val="24"/>
            <w:shd w:val="clear"/>
            <w:lang w:val="en-US" w:eastAsia="zh-CN"/>
          </w:rPr>
          <w:t>，</w:t>
        </w:r>
      </w:ins>
      <w:ins w:id="303" w:author="Xiaodong Zhang" w:date="2022-09-09T10:13:01Z">
        <w:r>
          <w:rPr>
            <w:rFonts w:hint="eastAsia" w:cs="Times New Roman"/>
            <w:i w:val="0"/>
            <w:iCs w:val="0"/>
            <w:caps w:val="0"/>
            <w:spacing w:val="0"/>
            <w:sz w:val="24"/>
            <w:szCs w:val="24"/>
            <w:shd w:val="clear"/>
            <w:lang w:val="en-US" w:eastAsia="zh-CN"/>
          </w:rPr>
          <w:t>并且</w:t>
        </w:r>
      </w:ins>
      <w:ins w:id="304" w:author="Xiaodong Zhang" w:date="2022-09-09T10:13:14Z">
        <w:r>
          <w:rPr>
            <w:rFonts w:hint="eastAsia" w:cs="Times New Roman"/>
            <w:i w:val="0"/>
            <w:iCs w:val="0"/>
            <w:caps w:val="0"/>
            <w:spacing w:val="0"/>
            <w:sz w:val="24"/>
            <w:szCs w:val="24"/>
            <w:shd w:val="clear"/>
            <w:lang w:val="en-US" w:eastAsia="zh-CN"/>
          </w:rPr>
          <w:t>带来了</w:t>
        </w:r>
      </w:ins>
      <w:ins w:id="305" w:author="Xiaodong Zhang" w:date="2022-09-09T10:13:19Z">
        <w:r>
          <w:rPr>
            <w:rFonts w:hint="eastAsia" w:cs="Times New Roman"/>
            <w:i w:val="0"/>
            <w:iCs w:val="0"/>
            <w:caps w:val="0"/>
            <w:spacing w:val="0"/>
            <w:sz w:val="24"/>
            <w:szCs w:val="24"/>
            <w:shd w:val="clear"/>
            <w:lang w:val="en-US" w:eastAsia="zh-CN"/>
          </w:rPr>
          <w:t>较高的</w:t>
        </w:r>
      </w:ins>
      <w:ins w:id="306" w:author="Xiaodong Zhang" w:date="2022-09-09T10:13:20Z">
        <w:r>
          <w:rPr>
            <w:rFonts w:hint="eastAsia" w:cs="Times New Roman"/>
            <w:i w:val="0"/>
            <w:iCs w:val="0"/>
            <w:caps w:val="0"/>
            <w:spacing w:val="0"/>
            <w:sz w:val="24"/>
            <w:szCs w:val="24"/>
            <w:shd w:val="clear"/>
            <w:lang w:val="en-US" w:eastAsia="zh-CN"/>
          </w:rPr>
          <w:t>传输</w:t>
        </w:r>
      </w:ins>
      <w:ins w:id="307" w:author="Xiaodong Zhang" w:date="2022-09-09T10:13:21Z">
        <w:r>
          <w:rPr>
            <w:rFonts w:hint="eastAsia" w:cs="Times New Roman"/>
            <w:i w:val="0"/>
            <w:iCs w:val="0"/>
            <w:caps w:val="0"/>
            <w:spacing w:val="0"/>
            <w:sz w:val="24"/>
            <w:szCs w:val="24"/>
            <w:shd w:val="clear"/>
            <w:lang w:val="en-US" w:eastAsia="zh-CN"/>
          </w:rPr>
          <w:t>延迟，</w:t>
        </w:r>
      </w:ins>
      <w:ins w:id="308" w:author="Xiaodong Zhang" w:date="2022-09-09T10:13:23Z">
        <w:r>
          <w:rPr>
            <w:rFonts w:hint="eastAsia" w:cs="Times New Roman"/>
            <w:i w:val="0"/>
            <w:iCs w:val="0"/>
            <w:caps w:val="0"/>
            <w:spacing w:val="0"/>
            <w:sz w:val="24"/>
            <w:szCs w:val="24"/>
            <w:shd w:val="clear"/>
            <w:lang w:val="en-US" w:eastAsia="zh-CN"/>
          </w:rPr>
          <w:t>并不能</w:t>
        </w:r>
      </w:ins>
      <w:ins w:id="309" w:author="Xiaodong Zhang" w:date="2022-09-09T10:13:29Z">
        <w:r>
          <w:rPr>
            <w:rFonts w:hint="eastAsia" w:cs="Times New Roman"/>
            <w:i w:val="0"/>
            <w:iCs w:val="0"/>
            <w:caps w:val="0"/>
            <w:spacing w:val="0"/>
            <w:sz w:val="24"/>
            <w:szCs w:val="24"/>
            <w:shd w:val="clear"/>
            <w:lang w:val="en-US" w:eastAsia="zh-CN"/>
          </w:rPr>
          <w:t>满足</w:t>
        </w:r>
      </w:ins>
      <w:ins w:id="310" w:author="Xiaodong Zhang" w:date="2022-09-09T10:13:37Z">
        <w:r>
          <w:rPr>
            <w:rFonts w:hint="eastAsia" w:cs="Times New Roman"/>
            <w:i w:val="0"/>
            <w:iCs w:val="0"/>
            <w:caps w:val="0"/>
            <w:spacing w:val="0"/>
            <w:sz w:val="24"/>
            <w:szCs w:val="24"/>
            <w:shd w:val="clear"/>
            <w:lang w:val="en-US" w:eastAsia="zh-CN"/>
          </w:rPr>
          <w:t>自动</w:t>
        </w:r>
      </w:ins>
      <w:ins w:id="311" w:author="Xiaodong Zhang" w:date="2022-09-09T10:13:41Z">
        <w:r>
          <w:rPr>
            <w:rFonts w:hint="eastAsia" w:cs="Times New Roman"/>
            <w:i w:val="0"/>
            <w:iCs w:val="0"/>
            <w:caps w:val="0"/>
            <w:spacing w:val="0"/>
            <w:sz w:val="24"/>
            <w:szCs w:val="24"/>
            <w:shd w:val="clear"/>
            <w:lang w:val="en-US" w:eastAsia="zh-CN"/>
          </w:rPr>
          <w:t>驾驶、</w:t>
        </w:r>
      </w:ins>
      <w:ins w:id="312" w:author="Xiaodong Zhang" w:date="2022-09-09T10:13:43Z">
        <w:r>
          <w:rPr>
            <w:rFonts w:hint="eastAsia" w:cs="Times New Roman"/>
            <w:i w:val="0"/>
            <w:iCs w:val="0"/>
            <w:caps w:val="0"/>
            <w:spacing w:val="0"/>
            <w:sz w:val="24"/>
            <w:szCs w:val="24"/>
            <w:shd w:val="clear"/>
            <w:lang w:val="en-US" w:eastAsia="zh-CN"/>
          </w:rPr>
          <w:t>目标</w:t>
        </w:r>
      </w:ins>
      <w:ins w:id="313" w:author="Xiaodong Zhang" w:date="2022-09-09T10:13:53Z">
        <w:r>
          <w:rPr>
            <w:rFonts w:hint="eastAsia" w:cs="Times New Roman"/>
            <w:i w:val="0"/>
            <w:iCs w:val="0"/>
            <w:caps w:val="0"/>
            <w:spacing w:val="0"/>
            <w:sz w:val="24"/>
            <w:szCs w:val="24"/>
            <w:shd w:val="clear"/>
            <w:lang w:val="en-US" w:eastAsia="zh-CN"/>
          </w:rPr>
          <w:t>跟踪等</w:t>
        </w:r>
      </w:ins>
      <w:ins w:id="314" w:author="Xiaodong Zhang" w:date="2022-09-09T10:14:02Z">
        <w:r>
          <w:rPr>
            <w:rFonts w:hint="eastAsia" w:cs="Times New Roman"/>
            <w:i w:val="0"/>
            <w:iCs w:val="0"/>
            <w:caps w:val="0"/>
            <w:spacing w:val="0"/>
            <w:sz w:val="24"/>
            <w:szCs w:val="24"/>
            <w:shd w:val="clear"/>
            <w:lang w:val="en-US" w:eastAsia="zh-CN"/>
          </w:rPr>
          <w:t>新型</w:t>
        </w:r>
      </w:ins>
      <w:ins w:id="315" w:author="Xiaodong Zhang" w:date="2022-09-09T10:14:03Z">
        <w:r>
          <w:rPr>
            <w:rFonts w:hint="eastAsia" w:cs="Times New Roman"/>
            <w:i w:val="0"/>
            <w:iCs w:val="0"/>
            <w:caps w:val="0"/>
            <w:spacing w:val="0"/>
            <w:sz w:val="24"/>
            <w:szCs w:val="24"/>
            <w:shd w:val="clear"/>
            <w:lang w:val="en-US" w:eastAsia="zh-CN"/>
          </w:rPr>
          <w:t>应用的</w:t>
        </w:r>
      </w:ins>
      <w:ins w:id="316" w:author="Xiaodong Zhang" w:date="2022-09-09T10:14:06Z">
        <w:r>
          <w:rPr>
            <w:rFonts w:hint="eastAsia" w:cs="Times New Roman"/>
            <w:i w:val="0"/>
            <w:iCs w:val="0"/>
            <w:caps w:val="0"/>
            <w:spacing w:val="0"/>
            <w:sz w:val="24"/>
            <w:szCs w:val="24"/>
            <w:shd w:val="clear"/>
            <w:lang w:val="en-US" w:eastAsia="zh-CN"/>
          </w:rPr>
          <w:t>需求</w:t>
        </w:r>
      </w:ins>
      <w:ins w:id="317" w:author="Xiaodong Zhang" w:date="2022-09-09T10:15:53Z">
        <w:r>
          <w:rPr>
            <w:rFonts w:hint="eastAsia" w:cs="Times New Roman"/>
            <w:i w:val="0"/>
            <w:iCs w:val="0"/>
            <w:caps w:val="0"/>
            <w:spacing w:val="0"/>
            <w:sz w:val="24"/>
            <w:szCs w:val="24"/>
            <w:shd w:val="clear"/>
            <w:lang w:val="en-US" w:eastAsia="zh-CN"/>
          </w:rPr>
          <w:t>，</w:t>
        </w:r>
      </w:ins>
      <w:ins w:id="318" w:author="Xiaodong Zhang" w:date="2022-09-09T10:15:54Z">
        <w:r>
          <w:rPr>
            <w:rFonts w:hint="eastAsia" w:cs="Times New Roman"/>
            <w:i w:val="0"/>
            <w:iCs w:val="0"/>
            <w:caps w:val="0"/>
            <w:spacing w:val="0"/>
            <w:sz w:val="24"/>
            <w:szCs w:val="24"/>
            <w:shd w:val="clear"/>
            <w:lang w:val="en-US" w:eastAsia="zh-CN"/>
          </w:rPr>
          <w:t>而且</w:t>
        </w:r>
      </w:ins>
      <w:ins w:id="319" w:author="Xiaodong Zhang" w:date="2022-09-09T10:16:06Z">
        <w:r>
          <w:rPr>
            <w:rFonts w:hint="eastAsia" w:cs="Times New Roman"/>
            <w:i w:val="0"/>
            <w:iCs w:val="0"/>
            <w:caps w:val="0"/>
            <w:spacing w:val="0"/>
            <w:sz w:val="24"/>
            <w:szCs w:val="24"/>
            <w:shd w:val="clear"/>
            <w:lang w:val="en-US" w:eastAsia="zh-CN"/>
          </w:rPr>
          <w:t>会</w:t>
        </w:r>
      </w:ins>
      <w:ins w:id="320" w:author="Xiaodong Zhang" w:date="2022-09-09T10:16:07Z">
        <w:r>
          <w:rPr>
            <w:rFonts w:hint="eastAsia" w:cs="Times New Roman"/>
            <w:i w:val="0"/>
            <w:iCs w:val="0"/>
            <w:caps w:val="0"/>
            <w:spacing w:val="0"/>
            <w:sz w:val="24"/>
            <w:szCs w:val="24"/>
            <w:shd w:val="clear"/>
            <w:lang w:val="en-US" w:eastAsia="zh-CN"/>
          </w:rPr>
          <w:t>带来</w:t>
        </w:r>
      </w:ins>
      <w:ins w:id="321" w:author="Xiaodong Zhang" w:date="2022-09-09T10:16:25Z">
        <w:r>
          <w:rPr>
            <w:rFonts w:hint="eastAsia" w:cs="Times New Roman"/>
            <w:i w:val="0"/>
            <w:iCs w:val="0"/>
            <w:caps w:val="0"/>
            <w:spacing w:val="0"/>
            <w:sz w:val="24"/>
            <w:szCs w:val="24"/>
            <w:shd w:val="clear"/>
            <w:lang w:val="en-US" w:eastAsia="zh-CN"/>
          </w:rPr>
          <w:t>了</w:t>
        </w:r>
      </w:ins>
      <w:ins w:id="322" w:author="Xiaodong Zhang" w:date="2022-09-09T10:16:29Z">
        <w:r>
          <w:rPr>
            <w:rFonts w:hint="eastAsia" w:cs="Times New Roman"/>
            <w:i w:val="0"/>
            <w:iCs w:val="0"/>
            <w:caps w:val="0"/>
            <w:spacing w:val="0"/>
            <w:sz w:val="24"/>
            <w:szCs w:val="24"/>
            <w:shd w:val="clear"/>
            <w:lang w:val="en-US" w:eastAsia="zh-CN"/>
          </w:rPr>
          <w:t>保密与</w:t>
        </w:r>
      </w:ins>
      <w:ins w:id="323" w:author="Xiaodong Zhang" w:date="2022-09-09T10:16:34Z">
        <w:r>
          <w:rPr>
            <w:rFonts w:hint="eastAsia" w:cs="Times New Roman"/>
            <w:i w:val="0"/>
            <w:iCs w:val="0"/>
            <w:caps w:val="0"/>
            <w:spacing w:val="0"/>
            <w:sz w:val="24"/>
            <w:szCs w:val="24"/>
            <w:shd w:val="clear"/>
            <w:lang w:val="en-US" w:eastAsia="zh-CN"/>
          </w:rPr>
          <w:t>隐私问题</w:t>
        </w:r>
      </w:ins>
      <w:ins w:id="324" w:author="Xiaodong Zhang" w:date="2022-09-09T10:15:33Z">
        <w:r>
          <w:rPr>
            <w:rFonts w:hint="eastAsia" w:cs="Times New Roman"/>
            <w:i w:val="0"/>
            <w:iCs w:val="0"/>
            <w:caps w:val="0"/>
            <w:spacing w:val="0"/>
            <w:sz w:val="24"/>
            <w:szCs w:val="24"/>
            <w:shd w:val="clear"/>
            <w:lang w:val="en-US" w:eastAsia="zh-CN"/>
          </w:rPr>
          <w:t>；</w:t>
        </w:r>
      </w:ins>
      <w:ins w:id="325" w:author="Xiaodong Zhang" w:date="2022-09-09T10:08:43Z">
        <w:r>
          <w:rPr>
            <w:rFonts w:hint="default" w:ascii="宋体" w:hAnsi="宋体" w:eastAsia="宋体" w:cs="Times New Roman"/>
            <w:i w:val="0"/>
            <w:iCs w:val="0"/>
            <w:caps w:val="0"/>
            <w:color w:val="121212"/>
            <w:spacing w:val="0"/>
            <w:sz w:val="24"/>
            <w:szCs w:val="24"/>
            <w:shd w:val="clear" w:fill="FFFFFF"/>
            <w:lang w:eastAsia="zh-CN"/>
            <w:rPrChange w:id="326" w:author="Xiaodong Zhang" w:date="2022-09-09T10:11:47Z">
              <w:rPr>
                <w:rFonts w:hint="eastAsia" w:ascii="微软雅黑" w:hAnsi="微软雅黑" w:eastAsia="微软雅黑" w:cs="微软雅黑"/>
                <w:i w:val="0"/>
                <w:iCs w:val="0"/>
                <w:caps w:val="0"/>
                <w:color w:val="121212"/>
                <w:spacing w:val="0"/>
                <w:sz w:val="27"/>
                <w:szCs w:val="27"/>
                <w:shd w:val="clear" w:fill="FFFFFF"/>
                <w:lang w:eastAsia="zh-CN"/>
              </w:rPr>
            </w:rPrChange>
          </w:rPr>
          <w:t>在</w:t>
        </w:r>
      </w:ins>
      <w:ins w:id="327" w:author="Xiaodong Zhang" w:date="2022-09-09T10:08:47Z">
        <w:r>
          <w:rPr>
            <w:rFonts w:hint="default" w:ascii="宋体" w:hAnsi="宋体" w:eastAsia="宋体" w:cs="Times New Roman"/>
            <w:i w:val="0"/>
            <w:iCs w:val="0"/>
            <w:caps w:val="0"/>
            <w:color w:val="121212"/>
            <w:spacing w:val="0"/>
            <w:sz w:val="24"/>
            <w:szCs w:val="24"/>
            <w:shd w:val="clear" w:fill="FFFFFF"/>
            <w:lang w:val="en-US" w:eastAsia="zh-CN"/>
            <w:rPrChange w:id="328" w:author="Xiaodong Zhang" w:date="2022-09-09T10:11:47Z">
              <w:rPr>
                <w:rFonts w:hint="eastAsia" w:ascii="微软雅黑" w:hAnsi="微软雅黑" w:eastAsia="微软雅黑" w:cs="微软雅黑"/>
                <w:i w:val="0"/>
                <w:iCs w:val="0"/>
                <w:caps w:val="0"/>
                <w:color w:val="121212"/>
                <w:spacing w:val="0"/>
                <w:sz w:val="27"/>
                <w:szCs w:val="27"/>
                <w:shd w:val="clear" w:fill="FFFFFF"/>
                <w:lang w:val="en-US" w:eastAsia="zh-CN"/>
              </w:rPr>
            </w:rPrChange>
          </w:rPr>
          <w:t>此</w:t>
        </w:r>
      </w:ins>
      <w:ins w:id="329" w:author="Xiaodong Zhang" w:date="2022-09-09T10:08:49Z">
        <w:r>
          <w:rPr>
            <w:rFonts w:hint="eastAsia" w:ascii="宋体" w:hAnsi="宋体" w:eastAsia="宋体" w:cs="Times New Roman"/>
            <w:i w:val="0"/>
            <w:iCs w:val="0"/>
            <w:caps w:val="0"/>
            <w:color w:val="121212"/>
            <w:spacing w:val="0"/>
            <w:sz w:val="24"/>
            <w:szCs w:val="24"/>
            <w:shd w:val="clear" w:fill="FFFFFF"/>
            <w:lang w:val="en-US" w:eastAsia="zh-CN"/>
            <w:rPrChange w:id="330" w:author="Xiaodong Zhang" w:date="2022-09-09T10:11:47Z">
              <w:rPr>
                <w:rFonts w:hint="eastAsia" w:ascii="微软雅黑" w:hAnsi="微软雅黑" w:eastAsia="微软雅黑" w:cs="微软雅黑"/>
                <w:i w:val="0"/>
                <w:iCs w:val="0"/>
                <w:caps w:val="0"/>
                <w:color w:val="121212"/>
                <w:spacing w:val="0"/>
                <w:sz w:val="27"/>
                <w:szCs w:val="27"/>
                <w:shd w:val="clear" w:fill="FFFFFF"/>
                <w:lang w:val="en-US" w:eastAsia="zh-CN"/>
              </w:rPr>
            </w:rPrChange>
          </w:rPr>
          <w:t>情况下</w:t>
        </w:r>
      </w:ins>
      <w:ins w:id="331" w:author="Xiaodong Zhang" w:date="2022-09-09T10:09:14Z">
        <w:r>
          <w:rPr>
            <w:rFonts w:hint="eastAsia" w:cs="Times New Roman"/>
            <w:i w:val="0"/>
            <w:iCs w:val="0"/>
            <w:caps w:val="0"/>
            <w:spacing w:val="0"/>
            <w:sz w:val="24"/>
            <w:szCs w:val="24"/>
            <w:shd w:val="clear"/>
            <w:lang w:val="en-US" w:eastAsia="zh-CN"/>
            <w:rPrChange w:id="332" w:author="Xiaodong Zhang" w:date="2022-09-09T10:11:47Z">
              <w:rPr>
                <w:rFonts w:hint="eastAsia" w:cs="Times New Roman"/>
                <w:i w:val="0"/>
                <w:iCs w:val="0"/>
                <w:caps w:val="0"/>
                <w:spacing w:val="0"/>
                <w:sz w:val="24"/>
                <w:szCs w:val="24"/>
                <w:shd w:val="clear"/>
                <w:lang w:val="en-US" w:eastAsia="zh-CN"/>
              </w:rPr>
            </w:rPrChange>
          </w:rPr>
          <w:t>，</w:t>
        </w:r>
      </w:ins>
      <w:ins w:id="333" w:author="Xiaodong Zhang" w:date="2022-09-09T10:08:50Z">
        <w:r>
          <w:rPr>
            <w:rFonts w:hint="eastAsia" w:ascii="宋体" w:hAnsi="宋体" w:eastAsia="宋体" w:cs="Times New Roman"/>
            <w:i w:val="0"/>
            <w:iCs w:val="0"/>
            <w:caps w:val="0"/>
            <w:color w:val="121212"/>
            <w:spacing w:val="0"/>
            <w:sz w:val="24"/>
            <w:szCs w:val="24"/>
            <w:shd w:val="clear" w:fill="FFFFFF"/>
            <w:rPrChange w:id="334" w:author="Xiaodong Zhang" w:date="2022-09-09T10:09:05Z">
              <w:rPr>
                <w:rFonts w:hint="eastAsia" w:ascii="微软雅黑" w:hAnsi="微软雅黑" w:eastAsia="微软雅黑" w:cs="微软雅黑"/>
                <w:i w:val="0"/>
                <w:iCs w:val="0"/>
                <w:caps w:val="0"/>
                <w:color w:val="121212"/>
                <w:spacing w:val="0"/>
                <w:sz w:val="27"/>
                <w:szCs w:val="27"/>
                <w:shd w:val="clear" w:fill="FFFFFF"/>
              </w:rPr>
            </w:rPrChange>
          </w:rPr>
          <w:t>边缘计</w:t>
        </w:r>
      </w:ins>
      <w:ins w:id="335" w:author="Xiaodong Zhang" w:date="2022-09-09T10:08:50Z">
        <w:r>
          <w:rPr>
            <w:rFonts w:hint="eastAsia" w:ascii="Times New Roman" w:hAnsi="Times New Roman" w:eastAsia="宋体" w:cs="Times New Roman"/>
            <w:i w:val="0"/>
            <w:iCs w:val="0"/>
            <w:caps w:val="0"/>
            <w:color w:val="121212"/>
            <w:spacing w:val="0"/>
            <w:sz w:val="24"/>
            <w:szCs w:val="24"/>
            <w:shd w:val="clear" w:fill="FFFFFF"/>
            <w:rPrChange w:id="336" w:author="Xiaodong Zhang" w:date="2022-09-09T10:21:44Z">
              <w:rPr>
                <w:rFonts w:hint="eastAsia" w:ascii="微软雅黑" w:hAnsi="微软雅黑" w:eastAsia="微软雅黑" w:cs="微软雅黑"/>
                <w:i w:val="0"/>
                <w:iCs w:val="0"/>
                <w:caps w:val="0"/>
                <w:color w:val="121212"/>
                <w:spacing w:val="0"/>
                <w:sz w:val="27"/>
                <w:szCs w:val="27"/>
                <w:shd w:val="clear" w:fill="FFFFFF"/>
              </w:rPr>
            </w:rPrChange>
          </w:rPr>
          <w:t>算</w:t>
        </w:r>
      </w:ins>
      <w:ins w:id="337" w:author="Xiaodong Zhang" w:date="2022-09-09T10:14:14Z">
        <w:r>
          <w:rPr>
            <w:rFonts w:hint="eastAsia" w:cs="Times New Roman"/>
            <w:i w:val="0"/>
            <w:iCs w:val="0"/>
            <w:caps w:val="0"/>
            <w:spacing w:val="0"/>
            <w:sz w:val="24"/>
            <w:szCs w:val="24"/>
            <w:shd w:val="clear"/>
            <w:lang w:val="en-US" w:eastAsia="zh-CN"/>
            <w:rPrChange w:id="338" w:author="Xiaodong Zhang" w:date="2022-09-09T10:21:44Z">
              <w:rPr>
                <w:rFonts w:hint="eastAsia" w:cs="Times New Roman"/>
                <w:i w:val="0"/>
                <w:iCs w:val="0"/>
                <w:caps w:val="0"/>
                <w:spacing w:val="0"/>
                <w:sz w:val="24"/>
                <w:szCs w:val="24"/>
                <w:shd w:val="clear"/>
                <w:lang w:val="en-US" w:eastAsia="zh-CN"/>
              </w:rPr>
            </w:rPrChange>
          </w:rPr>
          <w:t>和</w:t>
        </w:r>
      </w:ins>
      <w:ins w:id="339" w:author="Xiaodong Zhang" w:date="2022-09-09T10:14:15Z">
        <w:r>
          <w:rPr>
            <w:rFonts w:hint="eastAsia" w:cs="Times New Roman"/>
            <w:i w:val="0"/>
            <w:iCs w:val="0"/>
            <w:caps w:val="0"/>
            <w:spacing w:val="0"/>
            <w:sz w:val="24"/>
            <w:szCs w:val="24"/>
            <w:shd w:val="clear"/>
            <w:lang w:val="en-US" w:eastAsia="zh-CN"/>
            <w:rPrChange w:id="340" w:author="Xiaodong Zhang" w:date="2022-09-09T10:21:44Z">
              <w:rPr>
                <w:rFonts w:hint="eastAsia" w:cs="Times New Roman"/>
                <w:i w:val="0"/>
                <w:iCs w:val="0"/>
                <w:caps w:val="0"/>
                <w:spacing w:val="0"/>
                <w:sz w:val="24"/>
                <w:szCs w:val="24"/>
                <w:shd w:val="clear"/>
                <w:lang w:val="en-US" w:eastAsia="zh-CN"/>
              </w:rPr>
            </w:rPrChange>
          </w:rPr>
          <w:t>人工</w:t>
        </w:r>
      </w:ins>
      <w:ins w:id="341" w:author="Xiaodong Zhang" w:date="2022-09-09T10:14:16Z">
        <w:r>
          <w:rPr>
            <w:rFonts w:hint="eastAsia" w:cs="Times New Roman"/>
            <w:i w:val="0"/>
            <w:iCs w:val="0"/>
            <w:caps w:val="0"/>
            <w:spacing w:val="0"/>
            <w:sz w:val="24"/>
            <w:szCs w:val="24"/>
            <w:shd w:val="clear"/>
            <w:lang w:val="en-US" w:eastAsia="zh-CN"/>
            <w:rPrChange w:id="342" w:author="Xiaodong Zhang" w:date="2022-09-09T10:21:44Z">
              <w:rPr>
                <w:rFonts w:hint="eastAsia" w:cs="Times New Roman"/>
                <w:i w:val="0"/>
                <w:iCs w:val="0"/>
                <w:caps w:val="0"/>
                <w:spacing w:val="0"/>
                <w:sz w:val="24"/>
                <w:szCs w:val="24"/>
                <w:shd w:val="clear"/>
                <w:lang w:val="en-US" w:eastAsia="zh-CN"/>
              </w:rPr>
            </w:rPrChange>
          </w:rPr>
          <w:t>智能</w:t>
        </w:r>
      </w:ins>
      <w:ins w:id="343" w:author="Xiaodong Zhang" w:date="2022-09-09T10:14:25Z">
        <w:r>
          <w:rPr>
            <w:rFonts w:hint="eastAsia" w:cs="Times New Roman"/>
            <w:i w:val="0"/>
            <w:iCs w:val="0"/>
            <w:caps w:val="0"/>
            <w:spacing w:val="0"/>
            <w:sz w:val="24"/>
            <w:szCs w:val="24"/>
            <w:shd w:val="clear"/>
            <w:lang w:val="en-US" w:eastAsia="zh-CN"/>
            <w:rPrChange w:id="344" w:author="Xiaodong Zhang" w:date="2022-09-09T10:21:44Z">
              <w:rPr>
                <w:rFonts w:hint="eastAsia" w:cs="Times New Roman"/>
                <w:i w:val="0"/>
                <w:iCs w:val="0"/>
                <w:caps w:val="0"/>
                <w:spacing w:val="0"/>
                <w:sz w:val="24"/>
                <w:szCs w:val="24"/>
                <w:shd w:val="clear"/>
                <w:lang w:val="en-US" w:eastAsia="zh-CN"/>
              </w:rPr>
            </w:rPrChange>
          </w:rPr>
          <w:t>相</w:t>
        </w:r>
      </w:ins>
      <w:ins w:id="345" w:author="Xiaodong Zhang" w:date="2022-09-09T10:14:27Z">
        <w:r>
          <w:rPr>
            <w:rFonts w:hint="eastAsia" w:cs="Times New Roman"/>
            <w:i w:val="0"/>
            <w:iCs w:val="0"/>
            <w:caps w:val="0"/>
            <w:spacing w:val="0"/>
            <w:sz w:val="24"/>
            <w:szCs w:val="24"/>
            <w:shd w:val="clear"/>
            <w:lang w:val="en-US" w:eastAsia="zh-CN"/>
            <w:rPrChange w:id="346" w:author="Xiaodong Zhang" w:date="2022-09-09T10:21:44Z">
              <w:rPr>
                <w:rFonts w:hint="eastAsia" w:cs="Times New Roman"/>
                <w:i w:val="0"/>
                <w:iCs w:val="0"/>
                <w:caps w:val="0"/>
                <w:spacing w:val="0"/>
                <w:sz w:val="24"/>
                <w:szCs w:val="24"/>
                <w:shd w:val="clear"/>
                <w:lang w:val="en-US" w:eastAsia="zh-CN"/>
              </w:rPr>
            </w:rPrChange>
          </w:rPr>
          <w:t>结合</w:t>
        </w:r>
      </w:ins>
      <w:ins w:id="347" w:author="Xiaodong Zhang" w:date="2022-09-09T10:14:34Z">
        <w:r>
          <w:rPr>
            <w:rFonts w:hint="eastAsia" w:cs="Times New Roman"/>
            <w:i w:val="0"/>
            <w:iCs w:val="0"/>
            <w:caps w:val="0"/>
            <w:spacing w:val="0"/>
            <w:sz w:val="24"/>
            <w:szCs w:val="24"/>
            <w:shd w:val="clear"/>
            <w:lang w:val="en-US" w:eastAsia="zh-CN"/>
            <w:rPrChange w:id="348" w:author="Xiaodong Zhang" w:date="2022-09-09T10:21:44Z">
              <w:rPr>
                <w:rFonts w:hint="eastAsia" w:cs="Times New Roman"/>
                <w:i w:val="0"/>
                <w:iCs w:val="0"/>
                <w:caps w:val="0"/>
                <w:spacing w:val="0"/>
                <w:sz w:val="24"/>
                <w:szCs w:val="24"/>
                <w:shd w:val="clear"/>
                <w:lang w:val="en-US" w:eastAsia="zh-CN"/>
              </w:rPr>
            </w:rPrChange>
          </w:rPr>
          <w:t>所</w:t>
        </w:r>
      </w:ins>
      <w:ins w:id="349" w:author="Xiaodong Zhang" w:date="2022-09-09T10:14:35Z">
        <w:r>
          <w:rPr>
            <w:rFonts w:hint="eastAsia" w:cs="Times New Roman"/>
            <w:i w:val="0"/>
            <w:iCs w:val="0"/>
            <w:caps w:val="0"/>
            <w:spacing w:val="0"/>
            <w:sz w:val="24"/>
            <w:szCs w:val="24"/>
            <w:shd w:val="clear"/>
            <w:lang w:val="en-US" w:eastAsia="zh-CN"/>
            <w:rPrChange w:id="350" w:author="Xiaodong Zhang" w:date="2022-09-09T10:21:44Z">
              <w:rPr>
                <w:rFonts w:hint="eastAsia" w:cs="Times New Roman"/>
                <w:i w:val="0"/>
                <w:iCs w:val="0"/>
                <w:caps w:val="0"/>
                <w:spacing w:val="0"/>
                <w:sz w:val="24"/>
                <w:szCs w:val="24"/>
                <w:shd w:val="clear"/>
                <w:lang w:val="en-US" w:eastAsia="zh-CN"/>
              </w:rPr>
            </w:rPrChange>
          </w:rPr>
          <w:t>形成</w:t>
        </w:r>
      </w:ins>
      <w:ins w:id="351" w:author="Xiaodong Zhang" w:date="2022-09-09T10:14:37Z">
        <w:r>
          <w:rPr>
            <w:rFonts w:hint="eastAsia" w:cs="Times New Roman"/>
            <w:i w:val="0"/>
            <w:iCs w:val="0"/>
            <w:caps w:val="0"/>
            <w:spacing w:val="0"/>
            <w:sz w:val="24"/>
            <w:szCs w:val="24"/>
            <w:shd w:val="clear"/>
            <w:lang w:val="en-US" w:eastAsia="zh-CN"/>
            <w:rPrChange w:id="352" w:author="Xiaodong Zhang" w:date="2022-09-09T10:21:44Z">
              <w:rPr>
                <w:rFonts w:hint="eastAsia" w:cs="Times New Roman"/>
                <w:i w:val="0"/>
                <w:iCs w:val="0"/>
                <w:caps w:val="0"/>
                <w:spacing w:val="0"/>
                <w:sz w:val="24"/>
                <w:szCs w:val="24"/>
                <w:shd w:val="clear"/>
                <w:lang w:val="en-US" w:eastAsia="zh-CN"/>
              </w:rPr>
            </w:rPrChange>
          </w:rPr>
          <w:t>边缘</w:t>
        </w:r>
      </w:ins>
      <w:ins w:id="353" w:author="Xiaodong Zhang" w:date="2022-09-09T10:14:40Z">
        <w:r>
          <w:rPr>
            <w:rFonts w:hint="eastAsia" w:cs="Times New Roman"/>
            <w:i w:val="0"/>
            <w:iCs w:val="0"/>
            <w:caps w:val="0"/>
            <w:spacing w:val="0"/>
            <w:sz w:val="24"/>
            <w:szCs w:val="24"/>
            <w:shd w:val="clear"/>
            <w:lang w:val="en-US" w:eastAsia="zh-CN"/>
            <w:rPrChange w:id="354" w:author="Xiaodong Zhang" w:date="2022-09-09T10:21:44Z">
              <w:rPr>
                <w:rFonts w:hint="eastAsia" w:cs="Times New Roman"/>
                <w:i w:val="0"/>
                <w:iCs w:val="0"/>
                <w:caps w:val="0"/>
                <w:spacing w:val="0"/>
                <w:sz w:val="24"/>
                <w:szCs w:val="24"/>
                <w:shd w:val="clear"/>
                <w:lang w:val="en-US" w:eastAsia="zh-CN"/>
              </w:rPr>
            </w:rPrChange>
          </w:rPr>
          <w:t>人工</w:t>
        </w:r>
      </w:ins>
      <w:ins w:id="355" w:author="Xiaodong Zhang" w:date="2022-09-09T10:14:41Z">
        <w:r>
          <w:rPr>
            <w:rFonts w:hint="eastAsia" w:cs="Times New Roman"/>
            <w:i w:val="0"/>
            <w:iCs w:val="0"/>
            <w:caps w:val="0"/>
            <w:spacing w:val="0"/>
            <w:sz w:val="24"/>
            <w:szCs w:val="24"/>
            <w:shd w:val="clear"/>
            <w:lang w:val="en-US" w:eastAsia="zh-CN"/>
            <w:rPrChange w:id="356" w:author="Xiaodong Zhang" w:date="2022-09-09T10:21:44Z">
              <w:rPr>
                <w:rFonts w:hint="eastAsia" w:cs="Times New Roman"/>
                <w:i w:val="0"/>
                <w:iCs w:val="0"/>
                <w:caps w:val="0"/>
                <w:spacing w:val="0"/>
                <w:sz w:val="24"/>
                <w:szCs w:val="24"/>
                <w:shd w:val="clear"/>
                <w:lang w:val="en-US" w:eastAsia="zh-CN"/>
              </w:rPr>
            </w:rPrChange>
          </w:rPr>
          <w:t>智能</w:t>
        </w:r>
      </w:ins>
      <w:ins w:id="357" w:author="Xiaodong Zhang" w:date="2022-09-09T10:15:09Z">
        <w:r>
          <w:rPr>
            <w:rFonts w:hint="eastAsia" w:cs="Times New Roman"/>
            <w:i w:val="0"/>
            <w:iCs w:val="0"/>
            <w:caps w:val="0"/>
            <w:spacing w:val="0"/>
            <w:sz w:val="24"/>
            <w:szCs w:val="24"/>
            <w:shd w:val="clear"/>
            <w:lang w:val="en-US" w:eastAsia="zh-CN"/>
            <w:rPrChange w:id="358" w:author="Xiaodong Zhang" w:date="2022-09-09T10:21:44Z">
              <w:rPr>
                <w:rFonts w:hint="eastAsia" w:cs="Times New Roman"/>
                <w:i w:val="0"/>
                <w:iCs w:val="0"/>
                <w:caps w:val="0"/>
                <w:spacing w:val="0"/>
                <w:sz w:val="24"/>
                <w:szCs w:val="24"/>
                <w:shd w:val="clear"/>
                <w:lang w:val="en-US" w:eastAsia="zh-CN"/>
              </w:rPr>
            </w:rPrChange>
          </w:rPr>
          <w:t>（</w:t>
        </w:r>
      </w:ins>
      <w:ins w:id="359" w:author="Xiaodong Zhang" w:date="2022-09-09T10:15:12Z">
        <w:r>
          <w:rPr>
            <w:rFonts w:hint="eastAsia" w:cs="Times New Roman"/>
            <w:i w:val="0"/>
            <w:iCs w:val="0"/>
            <w:caps w:val="0"/>
            <w:spacing w:val="0"/>
            <w:sz w:val="24"/>
            <w:szCs w:val="24"/>
            <w:shd w:val="clear"/>
            <w:lang w:val="en-US" w:eastAsia="zh-CN"/>
            <w:rPrChange w:id="360" w:author="Xiaodong Zhang" w:date="2022-09-09T10:21:44Z">
              <w:rPr>
                <w:rFonts w:hint="eastAsia" w:cs="Times New Roman"/>
                <w:i w:val="0"/>
                <w:iCs w:val="0"/>
                <w:caps w:val="0"/>
                <w:spacing w:val="0"/>
                <w:sz w:val="24"/>
                <w:szCs w:val="24"/>
                <w:shd w:val="clear"/>
                <w:lang w:val="en-US" w:eastAsia="zh-CN"/>
              </w:rPr>
            </w:rPrChange>
          </w:rPr>
          <w:t xml:space="preserve">Edage </w:t>
        </w:r>
      </w:ins>
      <w:ins w:id="361" w:author="Xiaodong Zhang" w:date="2022-09-09T10:15:15Z">
        <w:r>
          <w:rPr>
            <w:rFonts w:hint="eastAsia" w:cs="Times New Roman"/>
            <w:i w:val="0"/>
            <w:iCs w:val="0"/>
            <w:caps w:val="0"/>
            <w:spacing w:val="0"/>
            <w:sz w:val="24"/>
            <w:szCs w:val="24"/>
            <w:shd w:val="clear"/>
            <w:lang w:val="en-US" w:eastAsia="zh-CN"/>
            <w:rPrChange w:id="362" w:author="Xiaodong Zhang" w:date="2022-09-09T10:21:44Z">
              <w:rPr>
                <w:rFonts w:hint="eastAsia" w:cs="Times New Roman"/>
                <w:i w:val="0"/>
                <w:iCs w:val="0"/>
                <w:caps w:val="0"/>
                <w:spacing w:val="0"/>
                <w:sz w:val="24"/>
                <w:szCs w:val="24"/>
                <w:shd w:val="clear"/>
                <w:lang w:val="en-US" w:eastAsia="zh-CN"/>
              </w:rPr>
            </w:rPrChange>
          </w:rPr>
          <w:t>AI</w:t>
        </w:r>
      </w:ins>
      <w:ins w:id="363" w:author="Xiaodong Zhang" w:date="2022-09-09T10:15:09Z">
        <w:r>
          <w:rPr>
            <w:rFonts w:hint="eastAsia" w:cs="Times New Roman"/>
            <w:i w:val="0"/>
            <w:iCs w:val="0"/>
            <w:caps w:val="0"/>
            <w:spacing w:val="0"/>
            <w:sz w:val="24"/>
            <w:szCs w:val="24"/>
            <w:shd w:val="clear"/>
            <w:lang w:val="en-US" w:eastAsia="zh-CN"/>
            <w:rPrChange w:id="364" w:author="Xiaodong Zhang" w:date="2022-09-09T10:21:44Z">
              <w:rPr>
                <w:rFonts w:hint="eastAsia" w:cs="Times New Roman"/>
                <w:i w:val="0"/>
                <w:iCs w:val="0"/>
                <w:caps w:val="0"/>
                <w:spacing w:val="0"/>
                <w:sz w:val="24"/>
                <w:szCs w:val="24"/>
                <w:shd w:val="clear"/>
                <w:lang w:val="en-US" w:eastAsia="zh-CN"/>
              </w:rPr>
            </w:rPrChange>
          </w:rPr>
          <w:t>）</w:t>
        </w:r>
      </w:ins>
      <w:ins w:id="365" w:author="Xiaodong Zhang" w:date="2022-09-09T10:14:43Z">
        <w:r>
          <w:rPr>
            <w:rFonts w:hint="eastAsia" w:cs="Times New Roman"/>
            <w:i w:val="0"/>
            <w:iCs w:val="0"/>
            <w:caps w:val="0"/>
            <w:spacing w:val="0"/>
            <w:sz w:val="24"/>
            <w:szCs w:val="24"/>
            <w:shd w:val="clear"/>
            <w:lang w:val="en-US" w:eastAsia="zh-CN"/>
            <w:rPrChange w:id="366" w:author="Xiaodong Zhang" w:date="2022-09-09T10:21:44Z">
              <w:rPr>
                <w:rFonts w:hint="eastAsia" w:cs="Times New Roman"/>
                <w:i w:val="0"/>
                <w:iCs w:val="0"/>
                <w:caps w:val="0"/>
                <w:spacing w:val="0"/>
                <w:sz w:val="24"/>
                <w:szCs w:val="24"/>
                <w:shd w:val="clear"/>
                <w:lang w:val="en-US" w:eastAsia="zh-CN"/>
              </w:rPr>
            </w:rPrChange>
          </w:rPr>
          <w:t>，</w:t>
        </w:r>
      </w:ins>
      <w:ins w:id="367" w:author="Xiaodong Zhang" w:date="2022-09-09T10:14:56Z">
        <w:r>
          <w:rPr>
            <w:rFonts w:hint="eastAsia" w:cs="Times New Roman"/>
            <w:i w:val="0"/>
            <w:iCs w:val="0"/>
            <w:caps w:val="0"/>
            <w:spacing w:val="0"/>
            <w:sz w:val="24"/>
            <w:szCs w:val="24"/>
            <w:shd w:val="clear"/>
            <w:lang w:val="en-US" w:eastAsia="zh-CN"/>
            <w:rPrChange w:id="368" w:author="Xiaodong Zhang" w:date="2022-09-09T10:21:44Z">
              <w:rPr>
                <w:rFonts w:hint="eastAsia" w:cs="Times New Roman"/>
                <w:i w:val="0"/>
                <w:iCs w:val="0"/>
                <w:caps w:val="0"/>
                <w:spacing w:val="0"/>
                <w:sz w:val="24"/>
                <w:szCs w:val="24"/>
                <w:shd w:val="clear"/>
                <w:lang w:val="en-US" w:eastAsia="zh-CN"/>
              </w:rPr>
            </w:rPrChange>
          </w:rPr>
          <w:t>提出</w:t>
        </w:r>
      </w:ins>
      <w:ins w:id="369" w:author="Xiaodong Zhang" w:date="2022-09-09T10:08:50Z">
        <w:r>
          <w:rPr>
            <w:rFonts w:hint="eastAsia" w:ascii="Times New Roman" w:hAnsi="Times New Roman" w:eastAsia="宋体" w:cs="Times New Roman"/>
            <w:i w:val="0"/>
            <w:iCs w:val="0"/>
            <w:caps w:val="0"/>
            <w:color w:val="121212"/>
            <w:spacing w:val="0"/>
            <w:sz w:val="24"/>
            <w:szCs w:val="24"/>
            <w:shd w:val="clear" w:fill="FFFFFF"/>
            <w:rPrChange w:id="370" w:author="Xiaodong Zhang" w:date="2022-09-09T10:21:44Z">
              <w:rPr>
                <w:rFonts w:hint="eastAsia" w:ascii="微软雅黑" w:hAnsi="微软雅黑" w:eastAsia="微软雅黑" w:cs="微软雅黑"/>
                <w:i w:val="0"/>
                <w:iCs w:val="0"/>
                <w:caps w:val="0"/>
                <w:color w:val="121212"/>
                <w:spacing w:val="0"/>
                <w:sz w:val="27"/>
                <w:szCs w:val="27"/>
                <w:shd w:val="clear" w:fill="FFFFFF"/>
              </w:rPr>
            </w:rPrChange>
          </w:rPr>
          <w:t>尽可能</w:t>
        </w:r>
      </w:ins>
      <w:ins w:id="371" w:author="Xiaodong Zhang" w:date="2022-09-09T10:09:54Z">
        <w:r>
          <w:rPr>
            <w:rFonts w:hint="eastAsia" w:cs="Times New Roman"/>
            <w:i w:val="0"/>
            <w:iCs w:val="0"/>
            <w:caps w:val="0"/>
            <w:spacing w:val="0"/>
            <w:sz w:val="24"/>
            <w:szCs w:val="24"/>
            <w:shd w:val="clear"/>
            <w:lang w:eastAsia="zh-CN"/>
            <w:rPrChange w:id="372" w:author="Xiaodong Zhang" w:date="2022-09-09T10:21:44Z">
              <w:rPr>
                <w:rFonts w:hint="eastAsia" w:cs="Times New Roman"/>
                <w:i w:val="0"/>
                <w:iCs w:val="0"/>
                <w:caps w:val="0"/>
                <w:spacing w:val="0"/>
                <w:sz w:val="24"/>
                <w:szCs w:val="24"/>
                <w:shd w:val="clear"/>
                <w:lang w:eastAsia="zh-CN"/>
              </w:rPr>
            </w:rPrChange>
          </w:rPr>
          <w:t>的</w:t>
        </w:r>
      </w:ins>
      <w:ins w:id="373" w:author="Xiaodong Zhang" w:date="2022-09-09T10:08:50Z">
        <w:r>
          <w:rPr>
            <w:rFonts w:hint="eastAsia" w:ascii="Times New Roman" w:hAnsi="Times New Roman" w:eastAsia="宋体" w:cs="Times New Roman"/>
            <w:i w:val="0"/>
            <w:iCs w:val="0"/>
            <w:caps w:val="0"/>
            <w:color w:val="121212"/>
            <w:spacing w:val="0"/>
            <w:sz w:val="24"/>
            <w:szCs w:val="24"/>
            <w:shd w:val="clear" w:fill="FFFFFF"/>
            <w:rPrChange w:id="374" w:author="Xiaodong Zhang" w:date="2022-09-09T10:21:44Z">
              <w:rPr>
                <w:rFonts w:hint="eastAsia" w:ascii="微软雅黑" w:hAnsi="微软雅黑" w:eastAsia="微软雅黑" w:cs="微软雅黑"/>
                <w:i w:val="0"/>
                <w:iCs w:val="0"/>
                <w:caps w:val="0"/>
                <w:color w:val="121212"/>
                <w:spacing w:val="0"/>
                <w:sz w:val="27"/>
                <w:szCs w:val="27"/>
                <w:shd w:val="clear" w:fill="FFFFFF"/>
              </w:rPr>
            </w:rPrChange>
          </w:rPr>
          <w:t>靠近数据源和最终用户</w:t>
        </w:r>
      </w:ins>
      <w:ins w:id="375" w:author="Xiaodong Zhang" w:date="2022-09-09T10:10:19Z">
        <w:r>
          <w:rPr>
            <w:rFonts w:hint="eastAsia" w:cs="Times New Roman"/>
            <w:i w:val="0"/>
            <w:iCs w:val="0"/>
            <w:caps w:val="0"/>
            <w:spacing w:val="0"/>
            <w:sz w:val="24"/>
            <w:szCs w:val="24"/>
            <w:shd w:val="clear"/>
            <w:lang w:val="en-US" w:eastAsia="zh-CN"/>
            <w:rPrChange w:id="376" w:author="Xiaodong Zhang" w:date="2022-09-09T10:21:44Z">
              <w:rPr>
                <w:rFonts w:hint="eastAsia" w:cs="Times New Roman"/>
                <w:i w:val="0"/>
                <w:iCs w:val="0"/>
                <w:caps w:val="0"/>
                <w:spacing w:val="0"/>
                <w:sz w:val="24"/>
                <w:szCs w:val="24"/>
                <w:shd w:val="clear"/>
                <w:lang w:val="en-US" w:eastAsia="zh-CN"/>
              </w:rPr>
            </w:rPrChange>
          </w:rPr>
          <w:t>完成</w:t>
        </w:r>
      </w:ins>
      <w:ins w:id="377" w:author="Xiaodong Zhang" w:date="2022-09-09T10:08:50Z">
        <w:r>
          <w:rPr>
            <w:rFonts w:hint="eastAsia" w:ascii="Times New Roman" w:hAnsi="Times New Roman" w:eastAsia="宋体" w:cs="Times New Roman"/>
            <w:i w:val="0"/>
            <w:iCs w:val="0"/>
            <w:caps w:val="0"/>
            <w:color w:val="121212"/>
            <w:spacing w:val="0"/>
            <w:sz w:val="24"/>
            <w:szCs w:val="24"/>
            <w:shd w:val="clear" w:fill="FFFFFF"/>
            <w:rPrChange w:id="378" w:author="Xiaodong Zhang" w:date="2022-09-09T10:21:44Z">
              <w:rPr>
                <w:rFonts w:hint="eastAsia" w:ascii="微软雅黑" w:hAnsi="微软雅黑" w:eastAsia="微软雅黑" w:cs="微软雅黑"/>
                <w:i w:val="0"/>
                <w:iCs w:val="0"/>
                <w:caps w:val="0"/>
                <w:color w:val="121212"/>
                <w:spacing w:val="0"/>
                <w:sz w:val="27"/>
                <w:szCs w:val="27"/>
                <w:shd w:val="clear" w:fill="FFFFFF"/>
              </w:rPr>
            </w:rPrChange>
          </w:rPr>
          <w:t>计算任务</w:t>
        </w:r>
      </w:ins>
      <w:ins w:id="379" w:author="Xiaodong Zhang" w:date="2022-09-09T10:09:47Z">
        <w:r>
          <w:rPr>
            <w:rFonts w:hint="eastAsia" w:cs="Times New Roman"/>
            <w:i w:val="0"/>
            <w:iCs w:val="0"/>
            <w:caps w:val="0"/>
            <w:spacing w:val="0"/>
            <w:sz w:val="24"/>
            <w:szCs w:val="24"/>
            <w:shd w:val="clear"/>
            <w:lang w:eastAsia="zh-CN"/>
            <w:rPrChange w:id="380" w:author="Xiaodong Zhang" w:date="2022-09-09T10:21:44Z">
              <w:rPr>
                <w:rFonts w:hint="eastAsia" w:cs="Times New Roman"/>
                <w:i w:val="0"/>
                <w:iCs w:val="0"/>
                <w:caps w:val="0"/>
                <w:spacing w:val="0"/>
                <w:sz w:val="24"/>
                <w:szCs w:val="24"/>
                <w:shd w:val="clear"/>
                <w:lang w:eastAsia="zh-CN"/>
              </w:rPr>
            </w:rPrChange>
          </w:rPr>
          <w:t>，</w:t>
        </w:r>
      </w:ins>
      <w:ins w:id="381" w:author="Xiaodong Zhang" w:date="2022-09-09T10:10:23Z">
        <w:r>
          <w:rPr>
            <w:rFonts w:hint="eastAsia" w:cs="Times New Roman"/>
            <w:i w:val="0"/>
            <w:iCs w:val="0"/>
            <w:caps w:val="0"/>
            <w:spacing w:val="0"/>
            <w:sz w:val="24"/>
            <w:szCs w:val="24"/>
            <w:shd w:val="clear"/>
            <w:lang w:val="en-US" w:eastAsia="zh-CN"/>
            <w:rPrChange w:id="382" w:author="Xiaodong Zhang" w:date="2022-09-09T10:21:44Z">
              <w:rPr>
                <w:rFonts w:hint="eastAsia" w:cs="Times New Roman"/>
                <w:i w:val="0"/>
                <w:iCs w:val="0"/>
                <w:caps w:val="0"/>
                <w:spacing w:val="0"/>
                <w:sz w:val="24"/>
                <w:szCs w:val="24"/>
                <w:shd w:val="clear"/>
                <w:lang w:val="en-US" w:eastAsia="zh-CN"/>
              </w:rPr>
            </w:rPrChange>
          </w:rPr>
          <w:t>从而</w:t>
        </w:r>
      </w:ins>
      <w:ins w:id="383" w:author="Xiaodong Zhang" w:date="2022-09-09T10:16:56Z">
        <w:r>
          <w:rPr>
            <w:rFonts w:hint="eastAsia" w:cs="Times New Roman"/>
            <w:i w:val="0"/>
            <w:iCs w:val="0"/>
            <w:caps w:val="0"/>
            <w:spacing w:val="0"/>
            <w:sz w:val="24"/>
            <w:szCs w:val="24"/>
            <w:shd w:val="clear"/>
            <w:lang w:val="en-US" w:eastAsia="zh-CN"/>
            <w:rPrChange w:id="384" w:author="Xiaodong Zhang" w:date="2022-09-09T10:21:44Z">
              <w:rPr>
                <w:rFonts w:hint="eastAsia" w:cs="Times New Roman"/>
                <w:i w:val="0"/>
                <w:iCs w:val="0"/>
                <w:caps w:val="0"/>
                <w:spacing w:val="0"/>
                <w:sz w:val="24"/>
                <w:szCs w:val="24"/>
                <w:shd w:val="clear"/>
                <w:lang w:val="en-US" w:eastAsia="zh-CN"/>
              </w:rPr>
            </w:rPrChange>
          </w:rPr>
          <w:t>解决</w:t>
        </w:r>
      </w:ins>
      <w:ins w:id="385" w:author="Xiaodong Zhang" w:date="2022-09-09T10:16:57Z">
        <w:r>
          <w:rPr>
            <w:rFonts w:hint="eastAsia" w:cs="Times New Roman"/>
            <w:i w:val="0"/>
            <w:iCs w:val="0"/>
            <w:caps w:val="0"/>
            <w:spacing w:val="0"/>
            <w:sz w:val="24"/>
            <w:szCs w:val="24"/>
            <w:shd w:val="clear"/>
            <w:lang w:val="en-US" w:eastAsia="zh-CN"/>
            <w:rPrChange w:id="386" w:author="Xiaodong Zhang" w:date="2022-09-09T10:21:44Z">
              <w:rPr>
                <w:rFonts w:hint="eastAsia" w:cs="Times New Roman"/>
                <w:i w:val="0"/>
                <w:iCs w:val="0"/>
                <w:caps w:val="0"/>
                <w:spacing w:val="0"/>
                <w:sz w:val="24"/>
                <w:szCs w:val="24"/>
                <w:shd w:val="clear"/>
                <w:lang w:val="en-US" w:eastAsia="zh-CN"/>
              </w:rPr>
            </w:rPrChange>
          </w:rPr>
          <w:t>上诉</w:t>
        </w:r>
      </w:ins>
      <w:ins w:id="387" w:author="Xiaodong Zhang" w:date="2022-09-09T10:16:58Z">
        <w:r>
          <w:rPr>
            <w:rFonts w:hint="eastAsia" w:cs="Times New Roman"/>
            <w:i w:val="0"/>
            <w:iCs w:val="0"/>
            <w:caps w:val="0"/>
            <w:spacing w:val="0"/>
            <w:sz w:val="24"/>
            <w:szCs w:val="24"/>
            <w:shd w:val="clear"/>
            <w:lang w:val="en-US" w:eastAsia="zh-CN"/>
            <w:rPrChange w:id="388" w:author="Xiaodong Zhang" w:date="2022-09-09T10:21:44Z">
              <w:rPr>
                <w:rFonts w:hint="eastAsia" w:cs="Times New Roman"/>
                <w:i w:val="0"/>
                <w:iCs w:val="0"/>
                <w:caps w:val="0"/>
                <w:spacing w:val="0"/>
                <w:sz w:val="24"/>
                <w:szCs w:val="24"/>
                <w:shd w:val="clear"/>
                <w:lang w:val="en-US" w:eastAsia="zh-CN"/>
              </w:rPr>
            </w:rPrChange>
          </w:rPr>
          <w:t>问题</w:t>
        </w:r>
      </w:ins>
      <w:ins w:id="389" w:author="Xiaodong Zhang" w:date="2022-09-09T10:17:03Z">
        <w:r>
          <w:rPr>
            <w:rFonts w:hint="eastAsia" w:cs="Times New Roman"/>
            <w:i w:val="0"/>
            <w:iCs w:val="0"/>
            <w:caps w:val="0"/>
            <w:spacing w:val="0"/>
            <w:sz w:val="24"/>
            <w:szCs w:val="24"/>
            <w:shd w:val="clear"/>
            <w:lang w:val="en-US" w:eastAsia="zh-CN"/>
            <w:rPrChange w:id="390" w:author="Xiaodong Zhang" w:date="2022-09-09T10:21:44Z">
              <w:rPr>
                <w:rFonts w:hint="eastAsia" w:cs="Times New Roman"/>
                <w:i w:val="0"/>
                <w:iCs w:val="0"/>
                <w:caps w:val="0"/>
                <w:spacing w:val="0"/>
                <w:sz w:val="24"/>
                <w:szCs w:val="24"/>
                <w:shd w:val="clear"/>
                <w:lang w:val="en-US" w:eastAsia="zh-CN"/>
              </w:rPr>
            </w:rPrChange>
          </w:rPr>
          <w:t>。</w:t>
        </w:r>
      </w:ins>
      <w:r>
        <w:rPr>
          <w:rFonts w:hint="eastAsia"/>
          <w:rPrChange w:id="391" w:author="Xiaodong Zhang" w:date="2022-09-09T10:21:44Z">
            <w:rPr/>
          </w:rPrChange>
        </w:rPr>
        <w:commentReference w:id="2"/>
      </w:r>
    </w:p>
    <w:p>
      <w:pPr>
        <w:keepNext w:val="0"/>
        <w:keepLines w:val="0"/>
        <w:widowControl/>
        <w:suppressLineNumbers w:val="0"/>
        <w:shd w:val="clear" w:fill="FFFFFF"/>
        <w:spacing w:before="294" w:beforeAutospacing="0" w:after="294" w:afterAutospacing="0"/>
        <w:ind w:left="0" w:right="0" w:firstLine="420"/>
        <w:rPr>
          <w:ins w:id="393" w:author="Xiaodong Zhang" w:date="2022-09-09T10:08:50Z"/>
          <w:rFonts w:hint="default" w:ascii="Times New Roman" w:hAnsi="Times New Roman" w:eastAsia="宋体" w:cs="Times New Roman"/>
          <w:i w:val="0"/>
          <w:iCs w:val="0"/>
          <w:caps w:val="0"/>
          <w:color w:val="121212"/>
          <w:spacing w:val="0"/>
          <w:sz w:val="24"/>
          <w:szCs w:val="24"/>
          <w:rPrChange w:id="394" w:author="Xiaodong Zhang" w:date="2022-09-09T10:21:44Z">
            <w:rPr>
              <w:ins w:id="395" w:author="Xiaodong Zhang" w:date="2022-09-09T10:08:50Z"/>
              <w:rFonts w:hint="eastAsia" w:ascii="微软雅黑" w:hAnsi="微软雅黑" w:eastAsia="微软雅黑" w:cs="微软雅黑"/>
              <w:i w:val="0"/>
              <w:iCs w:val="0"/>
              <w:caps w:val="0"/>
              <w:color w:val="121212"/>
              <w:spacing w:val="0"/>
              <w:sz w:val="27"/>
              <w:szCs w:val="27"/>
            </w:rPr>
          </w:rPrChange>
        </w:rPr>
        <w:pPrChange w:id="392" w:author="Xiaodong Zhang" w:date="2022-09-09T10:21:44Z">
          <w:pPr>
            <w:pStyle w:val="33"/>
            <w:keepNext w:val="0"/>
            <w:keepLines w:val="0"/>
            <w:widowControl/>
            <w:suppressLineNumbers w:val="0"/>
            <w:shd w:val="clear" w:fill="FFFFFF"/>
            <w:spacing w:before="294" w:beforeAutospacing="0" w:after="294" w:afterAutospacing="0"/>
            <w:ind w:left="0" w:right="0" w:firstLine="0"/>
          </w:pPr>
        </w:pPrChange>
      </w:pPr>
      <w:ins w:id="396" w:author="Xiaodong Zhang" w:date="2022-09-09T10:19:54Z">
        <w:r>
          <w:rPr>
            <w:rFonts w:hint="eastAsia"/>
            <w:lang w:val="en-US" w:eastAsia="zh-CN"/>
          </w:rPr>
          <w:t>然而</w:t>
        </w:r>
      </w:ins>
      <w:ins w:id="397" w:author="Xiaodong Zhang" w:date="2022-09-09T10:19:55Z">
        <w:r>
          <w:rPr>
            <w:rFonts w:hint="eastAsia"/>
            <w:lang w:val="en-US" w:eastAsia="zh-CN"/>
          </w:rPr>
          <w:t>边缘</w:t>
        </w:r>
      </w:ins>
      <w:ins w:id="398" w:author="Xiaodong Zhang" w:date="2022-09-09T10:19:57Z">
        <w:r>
          <w:rPr>
            <w:rFonts w:hint="eastAsia"/>
            <w:lang w:val="en-US" w:eastAsia="zh-CN"/>
          </w:rPr>
          <w:t>智能，</w:t>
        </w:r>
      </w:ins>
      <w:ins w:id="399" w:author="Xiaodong Zhang" w:date="2022-09-09T10:19:59Z">
        <w:r>
          <w:rPr>
            <w:rFonts w:hint="eastAsia"/>
            <w:lang w:val="en-US" w:eastAsia="zh-CN"/>
          </w:rPr>
          <w:t>即</w:t>
        </w:r>
      </w:ins>
      <w:ins w:id="400" w:author="Xiaodong Zhang" w:date="2022-09-09T10:20:04Z">
        <w:r>
          <w:rPr>
            <w:rFonts w:hint="eastAsia"/>
            <w:lang w:val="en-US" w:eastAsia="zh-CN"/>
          </w:rPr>
          <w:t>完全</w:t>
        </w:r>
      </w:ins>
      <w:ins w:id="401" w:author="Xiaodong Zhang" w:date="2022-09-09T10:20:05Z">
        <w:r>
          <w:rPr>
            <w:rFonts w:hint="eastAsia"/>
            <w:lang w:val="en-US" w:eastAsia="zh-CN"/>
          </w:rPr>
          <w:t>在</w:t>
        </w:r>
      </w:ins>
      <w:ins w:id="402" w:author="Xiaodong Zhang" w:date="2022-09-09T10:20:07Z">
        <w:r>
          <w:rPr>
            <w:rFonts w:hint="eastAsia"/>
            <w:lang w:val="en-US" w:eastAsia="zh-CN"/>
          </w:rPr>
          <w:t>边缘</w:t>
        </w:r>
      </w:ins>
      <w:ins w:id="403" w:author="Xiaodong Zhang" w:date="2022-09-09T10:20:08Z">
        <w:r>
          <w:rPr>
            <w:rFonts w:hint="eastAsia"/>
            <w:lang w:val="en-US" w:eastAsia="zh-CN"/>
          </w:rPr>
          <w:t>设备</w:t>
        </w:r>
      </w:ins>
      <w:ins w:id="404" w:author="Xiaodong Zhang" w:date="2022-09-09T10:20:09Z">
        <w:r>
          <w:rPr>
            <w:rFonts w:hint="eastAsia"/>
            <w:lang w:val="en-US" w:eastAsia="zh-CN"/>
          </w:rPr>
          <w:t>上</w:t>
        </w:r>
      </w:ins>
      <w:ins w:id="405" w:author="Xiaodong Zhang" w:date="2022-09-09T10:20:10Z">
        <w:r>
          <w:rPr>
            <w:rFonts w:hint="eastAsia"/>
            <w:lang w:val="en-US" w:eastAsia="zh-CN"/>
          </w:rPr>
          <w:t>执行</w:t>
        </w:r>
      </w:ins>
      <w:ins w:id="406" w:author="Xiaodong Zhang" w:date="2022-09-09T10:20:35Z">
        <w:r>
          <w:rPr>
            <w:rFonts w:hint="eastAsia"/>
            <w:lang w:val="en-US" w:eastAsia="zh-CN"/>
          </w:rPr>
          <w:t>DCNN</w:t>
        </w:r>
      </w:ins>
      <w:ins w:id="407" w:author="Xiaodong Zhang" w:date="2022-09-09T10:20:36Z">
        <w:r>
          <w:rPr>
            <w:rFonts w:hint="eastAsia"/>
            <w:lang w:val="en-US" w:eastAsia="zh-CN"/>
          </w:rPr>
          <w:t>模型</w:t>
        </w:r>
      </w:ins>
      <w:ins w:id="408" w:author="Xiaodong Zhang" w:date="2022-09-09T10:20:14Z">
        <w:r>
          <w:rPr>
            <w:rFonts w:hint="eastAsia"/>
            <w:lang w:val="en-US" w:eastAsia="zh-CN"/>
          </w:rPr>
          <w:t>的</w:t>
        </w:r>
      </w:ins>
      <w:ins w:id="409" w:author="Xiaodong Zhang" w:date="2022-09-09T10:20:15Z">
        <w:r>
          <w:rPr>
            <w:rFonts w:hint="eastAsia"/>
            <w:lang w:val="en-US" w:eastAsia="zh-CN"/>
          </w:rPr>
          <w:t>训练</w:t>
        </w:r>
      </w:ins>
      <w:ins w:id="410" w:author="Xiaodong Zhang" w:date="2022-09-09T10:20:16Z">
        <w:r>
          <w:rPr>
            <w:rFonts w:hint="eastAsia"/>
            <w:lang w:val="en-US" w:eastAsia="zh-CN"/>
          </w:rPr>
          <w:t>与推理</w:t>
        </w:r>
      </w:ins>
      <w:ins w:id="411" w:author="Xiaodong Zhang" w:date="2022-09-09T10:20:19Z">
        <w:r>
          <w:rPr>
            <w:rFonts w:hint="eastAsia"/>
            <w:lang w:val="en-US" w:eastAsia="zh-CN"/>
          </w:rPr>
          <w:t>的</w:t>
        </w:r>
      </w:ins>
      <w:ins w:id="412" w:author="Xiaodong Zhang" w:date="2022-09-09T10:20:20Z">
        <w:r>
          <w:rPr>
            <w:rFonts w:hint="eastAsia"/>
            <w:lang w:val="en-US" w:eastAsia="zh-CN"/>
          </w:rPr>
          <w:t>方式</w:t>
        </w:r>
      </w:ins>
      <w:ins w:id="413" w:author="Xiaodong Zhang" w:date="2022-09-09T10:20:48Z">
        <w:r>
          <w:rPr>
            <w:rFonts w:hint="eastAsia"/>
            <w:lang w:val="en-US" w:eastAsia="zh-CN"/>
          </w:rPr>
          <w:t>代表</w:t>
        </w:r>
      </w:ins>
      <w:ins w:id="414" w:author="Xiaodong Zhang" w:date="2022-09-09T10:20:59Z">
        <w:r>
          <w:rPr>
            <w:rFonts w:hint="eastAsia"/>
            <w:lang w:val="en-US" w:eastAsia="zh-CN"/>
          </w:rPr>
          <w:t>着</w:t>
        </w:r>
      </w:ins>
      <w:ins w:id="415" w:author="Xiaodong Zhang" w:date="2022-09-09T10:21:00Z">
        <w:r>
          <w:rPr>
            <w:rFonts w:hint="eastAsia"/>
            <w:lang w:val="en-US" w:eastAsia="zh-CN"/>
          </w:rPr>
          <w:t>需要</w:t>
        </w:r>
      </w:ins>
      <w:ins w:id="416" w:author="Xiaodong Zhang" w:date="2022-09-09T10:21:05Z">
        <w:r>
          <w:rPr>
            <w:rFonts w:hint="eastAsia"/>
            <w:lang w:val="en-US" w:eastAsia="zh-CN"/>
          </w:rPr>
          <w:t>具有</w:t>
        </w:r>
      </w:ins>
      <w:ins w:id="417" w:author="Xiaodong Zhang" w:date="2022-09-09T10:21:07Z">
        <w:r>
          <w:rPr>
            <w:rFonts w:hint="eastAsia"/>
            <w:lang w:val="en-US" w:eastAsia="zh-CN"/>
          </w:rPr>
          <w:t>更高</w:t>
        </w:r>
      </w:ins>
      <w:ins w:id="418" w:author="Xiaodong Zhang" w:date="2022-09-09T10:21:09Z">
        <w:r>
          <w:rPr>
            <w:rFonts w:hint="eastAsia"/>
            <w:lang w:val="en-US" w:eastAsia="zh-CN"/>
          </w:rPr>
          <w:t>计算</w:t>
        </w:r>
      </w:ins>
      <w:ins w:id="419" w:author="Xiaodong Zhang" w:date="2022-09-09T10:21:10Z">
        <w:r>
          <w:rPr>
            <w:rFonts w:hint="eastAsia"/>
            <w:lang w:val="en-US" w:eastAsia="zh-CN"/>
          </w:rPr>
          <w:t>能力的</w:t>
        </w:r>
      </w:ins>
      <w:ins w:id="420" w:author="Xiaodong Zhang" w:date="2022-09-09T10:20:50Z">
        <w:r>
          <w:rPr>
            <w:rFonts w:hint="eastAsia"/>
            <w:lang w:val="en-US" w:eastAsia="zh-CN"/>
          </w:rPr>
          <w:t>边缘</w:t>
        </w:r>
      </w:ins>
      <w:ins w:id="421" w:author="Xiaodong Zhang" w:date="2022-09-09T10:20:51Z">
        <w:r>
          <w:rPr>
            <w:rFonts w:hint="eastAsia"/>
            <w:lang w:val="en-US" w:eastAsia="zh-CN"/>
          </w:rPr>
          <w:t>设备</w:t>
        </w:r>
      </w:ins>
      <w:ins w:id="422" w:author="Xiaodong Zhang" w:date="2022-09-09T10:22:28Z">
        <w:r>
          <w:rPr>
            <w:rFonts w:hint="eastAsia"/>
            <w:lang w:val="en-US" w:eastAsia="zh-CN"/>
          </w:rPr>
          <w:t>。。。</w:t>
        </w:r>
      </w:ins>
      <w:ins w:id="423" w:author="Xiaodong Zhang" w:date="2022-09-09T10:22:29Z">
        <w:r>
          <w:rPr>
            <w:rFonts w:hint="eastAsia"/>
            <w:lang w:val="en-US" w:eastAsia="zh-CN"/>
          </w:rPr>
          <w:t>。</w:t>
        </w:r>
      </w:ins>
    </w:p>
    <w:p>
      <w:pPr>
        <w:ind w:firstLine="420"/>
        <w:rPr>
          <w:rFonts w:hint="eastAsia"/>
          <w:vertAlign w:val="baseline"/>
          <w:lang w:val="en-US" w:eastAsia="zh-CN"/>
        </w:rPr>
      </w:pPr>
      <w:r>
        <w:rPr>
          <w:rFonts w:hint="eastAsia"/>
          <w:lang w:val="en-US" w:eastAsia="zh-CN"/>
        </w:rPr>
        <w:t>目前来说，在深度神经网络的研究中主要存在两种方向：一个研究方向就是提高网络的准确度，可以通过扩展深度神经网络的拓扑结构和层次，增强网络模型对样本数据的特征信息提取能力来实现，这个研究方向对硬件资源要求很高，一般在大型服务器或者云端部署；另一个研究方向就是降低网络模型的硬件资源消耗和计算复杂性，可以通过通过优化深度神经网络结构，模型裁剪与核稀疏化以及参数量化加速等方式来实现，这个研究方向具有很高的理论研究价值和应用价值，特别是当考虑在计算和存储资源首先的边缘设备和小型移动设备部署神经网络时</w:t>
      </w:r>
      <w:r>
        <w:rPr>
          <w:rFonts w:hint="eastAsia"/>
          <w:vertAlign w:val="superscript"/>
          <w:lang w:val="en-US" w:eastAsia="zh-CN"/>
        </w:rPr>
        <w:t>[4]</w:t>
      </w:r>
      <w:r>
        <w:rPr>
          <w:rFonts w:hint="eastAsia"/>
          <w:vertAlign w:val="baseline"/>
          <w:lang w:val="en-US" w:eastAsia="zh-CN"/>
        </w:rPr>
        <w:t>。</w:t>
      </w:r>
    </w:p>
    <w:p>
      <w:pPr>
        <w:ind w:firstLine="420"/>
        <w:rPr>
          <w:rFonts w:hint="default"/>
          <w:vertAlign w:val="baseline"/>
          <w:lang w:val="en-US" w:eastAsia="zh-CN"/>
        </w:rPr>
      </w:pPr>
      <w:r>
        <w:rPr>
          <w:rFonts w:hint="eastAsia"/>
          <w:vertAlign w:val="baseline"/>
          <w:lang w:val="en-US" w:eastAsia="zh-CN"/>
        </w:rPr>
        <w:t>随着手机、平板电脑以及各种智能电子设备的普及，DNNs的大量应用场景不得不向嵌入式终端迁移，而如何在资源受限的边缘设备上部署DNNs网络就成为了亟待解决的问题，本次课题就是针对这个问题，结合软硬件两个角度提出了解决方案。</w:t>
      </w:r>
      <w:r>
        <w:commentReference w:id="3"/>
      </w:r>
    </w:p>
    <w:p>
      <w:pPr>
        <w:ind w:firstLine="420"/>
        <w:rPr>
          <w:rFonts w:hint="eastAsia"/>
        </w:rPr>
      </w:pPr>
      <w:r>
        <w:rPr>
          <w:rFonts w:hint="eastAsia"/>
          <w:vertAlign w:val="baseline"/>
          <w:lang w:val="en-US" w:eastAsia="zh-CN"/>
        </w:rPr>
        <w:t>从软件算法角度出发，虽然模型裁剪</w:t>
      </w:r>
      <w:r>
        <w:rPr>
          <w:rFonts w:hint="eastAsia"/>
          <w:vertAlign w:val="superscript"/>
          <w:lang w:val="en-US" w:eastAsia="zh-CN"/>
        </w:rPr>
        <w:t>[5-9]</w:t>
      </w:r>
      <w:r>
        <w:rPr>
          <w:rFonts w:hint="eastAsia"/>
          <w:vertAlign w:val="baseline"/>
          <w:lang w:val="en-US" w:eastAsia="zh-CN"/>
        </w:rPr>
        <w:t>、稀疏化</w:t>
      </w:r>
      <w:r>
        <w:rPr>
          <w:rFonts w:hint="eastAsia"/>
          <w:vertAlign w:val="superscript"/>
          <w:lang w:val="en-US" w:eastAsia="zh-CN"/>
        </w:rPr>
        <w:t>[10-11]</w:t>
      </w:r>
      <w:r>
        <w:rPr>
          <w:rFonts w:hint="eastAsia"/>
          <w:vertAlign w:val="baseline"/>
          <w:lang w:val="en-US" w:eastAsia="zh-CN"/>
        </w:rPr>
        <w:t>以及参数量化加速</w:t>
      </w:r>
      <w:r>
        <w:rPr>
          <w:rFonts w:hint="eastAsia"/>
          <w:vertAlign w:val="superscript"/>
          <w:lang w:val="en-US" w:eastAsia="zh-CN"/>
        </w:rPr>
        <w:t>[12-13]</w:t>
      </w:r>
      <w:r>
        <w:rPr>
          <w:rFonts w:hint="eastAsia"/>
          <w:vertAlign w:val="baseline"/>
          <w:lang w:val="en-US" w:eastAsia="zh-CN"/>
        </w:rPr>
        <w:t>等方式均有所建树，但都收效甚微，因为神经网络中，卷积运算占了绝大多数计算量，所以通过优化网络结构设计来减少卷积计算量，是</w:t>
      </w:r>
      <w:r>
        <w:rPr>
          <w:rFonts w:hint="eastAsia"/>
          <w:lang w:val="en-US" w:eastAsia="zh-CN"/>
        </w:rPr>
        <w:t>降低网络模型的硬件资源消耗和计算复杂性</w:t>
      </w:r>
      <w:r>
        <w:rPr>
          <w:rFonts w:hint="eastAsia"/>
          <w:vertAlign w:val="baseline"/>
          <w:lang w:val="en-US" w:eastAsia="zh-CN"/>
        </w:rPr>
        <w:t>最有效的方法。而在此方向众多的研究成果中，Yoshua Bengiod提出的</w:t>
      </w:r>
      <w:commentRangeStart w:id="4"/>
      <w:r>
        <w:rPr>
          <w:rFonts w:hint="eastAsia"/>
        </w:rPr>
        <w:t>二值神经网络（B</w:t>
      </w:r>
      <w:r>
        <w:t>NNs</w:t>
      </w:r>
      <w:r>
        <w:rPr>
          <w:rFonts w:hint="eastAsia"/>
        </w:rPr>
        <w:t>）凭借其单比特神经元特性在众多的模型中脱颖而出。与其他</w:t>
      </w:r>
      <w:r>
        <w:rPr>
          <w:rFonts w:hint="eastAsia"/>
          <w:lang w:val="en-US" w:eastAsia="zh-CN"/>
        </w:rPr>
        <w:t>优化方式</w:t>
      </w:r>
      <w:r>
        <w:rPr>
          <w:rFonts w:hint="eastAsia"/>
        </w:rPr>
        <w:t>不同，二值神经网络通过将每个神经元的比特数压缩到极限来满足受限的硬件开销，即B</w:t>
      </w:r>
      <w:r>
        <w:t>NN</w:t>
      </w:r>
      <w:r>
        <w:rPr>
          <w:rFonts w:hint="eastAsia"/>
        </w:rPr>
        <w:t>每层的输入、权重和激活层的每个元素都仅使用单个二值化的数值（0或者1，分别代表-1或+1）来表示</w:t>
      </w:r>
      <w:r>
        <w:rPr>
          <w:rFonts w:hint="eastAsia"/>
          <w:vertAlign w:val="superscript"/>
          <w:lang w:val="en-US" w:eastAsia="zh-CN"/>
        </w:rPr>
        <w:t>[14]</w:t>
      </w:r>
      <w:r>
        <w:rPr>
          <w:rFonts w:hint="eastAsia"/>
        </w:rPr>
        <w:t>。</w:t>
      </w:r>
      <w:commentRangeEnd w:id="4"/>
      <w:r>
        <w:commentReference w:id="4"/>
      </w:r>
    </w:p>
    <w:p>
      <w:pPr>
        <w:autoSpaceDE w:val="0"/>
        <w:autoSpaceDN w:val="0"/>
        <w:adjustRightInd w:val="0"/>
        <w:ind w:firstLine="420"/>
        <w:jc w:val="left"/>
      </w:pPr>
      <w:r>
        <w:rPr>
          <w:rFonts w:hint="eastAsia"/>
        </w:rPr>
        <w:t>二值神经网络对于嵌入式应用具有如下的几个优势：（1）计算效率：二值网络具有极强的硬件友好性，通过将原先的32或者64比特的神经元映射到单比特，而原先的全精度运行也相应的映射为单比特的异或运算(</w:t>
      </w:r>
      <w:r>
        <w:t>xor)</w:t>
      </w:r>
      <w:r>
        <w:rPr>
          <w:rFonts w:hint="eastAsia"/>
        </w:rPr>
        <w:t>外加一个计“1”（pop</w:t>
      </w:r>
      <w:r>
        <w:t>-count</w:t>
      </w:r>
      <w:r>
        <w:rPr>
          <w:rFonts w:hint="eastAsia"/>
        </w:rPr>
        <w:t>）操作</w:t>
      </w:r>
      <w:r>
        <w:rPr>
          <w:rFonts w:hint="eastAsia"/>
          <w:vertAlign w:val="superscript"/>
          <w:lang w:val="en-US" w:eastAsia="zh-CN"/>
        </w:rPr>
        <w:t>[16]</w:t>
      </w:r>
      <w:r>
        <w:rPr>
          <w:rFonts w:hint="eastAsia"/>
        </w:rPr>
        <w:t>，将计算效率提升了不止10倍</w:t>
      </w:r>
      <w:r>
        <w:rPr>
          <w:rFonts w:hint="eastAsia"/>
          <w:vertAlign w:val="superscript"/>
          <w:lang w:val="en-US" w:eastAsia="zh-CN"/>
        </w:rPr>
        <w:t>[17]</w:t>
      </w:r>
      <w:r>
        <w:rPr>
          <w:rFonts w:hint="eastAsia"/>
        </w:rPr>
        <w:t>。从内存角度来说，使用单比特替代32比特的单精度浮点数或16比特的半精度浮点的使用，二值神经网络更是大幅度提升了内存的利用率和带宽</w:t>
      </w:r>
      <w:r>
        <w:rPr>
          <w:rFonts w:hint="eastAsia"/>
          <w:vertAlign w:val="superscript"/>
          <w:lang w:val="en-US" w:eastAsia="zh-CN"/>
        </w:rPr>
        <w:t>[18]</w:t>
      </w:r>
      <w:r>
        <w:rPr>
          <w:rFonts w:hint="eastAsia"/>
        </w:rPr>
        <w:t>。（2）低硬件开销：由于硬件逻辑结构简单和极低的内存需求，二值神经网络的硬件开销远远小于其他的</w:t>
      </w:r>
      <w:r>
        <w:rPr>
          <w:rFonts w:hint="eastAsia"/>
          <w:lang w:val="en-US" w:eastAsia="zh-CN"/>
        </w:rPr>
        <w:t>深度</w:t>
      </w:r>
      <w:r>
        <w:rPr>
          <w:rFonts w:hint="eastAsia"/>
        </w:rPr>
        <w:t>神经网络</w:t>
      </w:r>
      <w:r>
        <w:rPr>
          <w:rFonts w:hint="eastAsia"/>
          <w:vertAlign w:val="superscript"/>
          <w:lang w:val="en-US" w:eastAsia="zh-CN"/>
        </w:rPr>
        <w:t>[19-20]</w:t>
      </w:r>
      <w:r>
        <w:rPr>
          <w:rFonts w:hint="eastAsia"/>
        </w:rPr>
        <w:t>。（3）能效比：因为其低硬件开销和功耗低等特性</w:t>
      </w:r>
      <w:r>
        <w:rPr>
          <w:rFonts w:hint="eastAsia"/>
          <w:vertAlign w:val="superscript"/>
          <w:lang w:val="en-US" w:eastAsia="zh-CN"/>
        </w:rPr>
        <w:t>[21]</w:t>
      </w:r>
      <w:r>
        <w:rPr>
          <w:rFonts w:hint="eastAsia"/>
        </w:rPr>
        <w:t>，基于二值网络的硬件对移动设备的电池也是十分友好的。</w:t>
      </w:r>
      <w:r>
        <w:rPr>
          <w:rFonts w:hint="eastAsia"/>
          <w:lang w:eastAsia="zh-CN"/>
        </w:rPr>
        <w:t>（</w:t>
      </w:r>
      <w:r>
        <w:rPr>
          <w:rFonts w:hint="eastAsia"/>
          <w:lang w:val="en-US" w:eastAsia="zh-CN"/>
        </w:rPr>
        <w:t>4）鲁棒性：由于二值权重的空间离散性，二值神经网络具有更好的鲁棒性</w:t>
      </w:r>
      <w:r>
        <w:rPr>
          <w:rFonts w:hint="eastAsia"/>
          <w:vertAlign w:val="superscript"/>
          <w:lang w:val="en-US" w:eastAsia="zh-CN"/>
        </w:rPr>
        <w:t>[22-23]</w:t>
      </w:r>
      <w:r>
        <w:rPr>
          <w:rFonts w:hint="eastAsia"/>
          <w:lang w:val="en-US" w:eastAsia="zh-CN"/>
        </w:rPr>
        <w:t>。</w:t>
      </w:r>
      <w:r>
        <w:rPr>
          <w:rFonts w:hint="eastAsia"/>
        </w:rPr>
        <w:t>由于这些优势，二值神经网络已经被广泛运用，如自动驾驶</w:t>
      </w:r>
      <w:r>
        <w:rPr>
          <w:rFonts w:hint="eastAsia"/>
          <w:vertAlign w:val="superscript"/>
          <w:lang w:val="en-US" w:eastAsia="zh-CN"/>
        </w:rPr>
        <w:t>[27]</w:t>
      </w:r>
      <w:r>
        <w:rPr>
          <w:rFonts w:hint="eastAsia"/>
        </w:rPr>
        <w:t>、智慧农业</w:t>
      </w:r>
      <w:r>
        <w:rPr>
          <w:rFonts w:hint="eastAsia"/>
          <w:vertAlign w:val="superscript"/>
          <w:lang w:val="en-US" w:eastAsia="zh-CN"/>
        </w:rPr>
        <w:t>[24]</w:t>
      </w:r>
      <w:r>
        <w:rPr>
          <w:rFonts w:hint="eastAsia"/>
        </w:rPr>
        <w:t>、C</w:t>
      </w:r>
      <w:r>
        <w:t>OVID</w:t>
      </w:r>
      <w:r>
        <w:rPr>
          <w:rFonts w:hint="eastAsia"/>
        </w:rPr>
        <w:t>面部识别</w:t>
      </w:r>
      <w:r>
        <w:rPr>
          <w:rFonts w:hint="eastAsia"/>
          <w:vertAlign w:val="superscript"/>
          <w:lang w:val="en-US" w:eastAsia="zh-CN"/>
        </w:rPr>
        <w:t>[28]</w:t>
      </w:r>
      <w:r>
        <w:rPr>
          <w:rFonts w:hint="eastAsia"/>
        </w:rPr>
        <w:t>、图像增强</w:t>
      </w:r>
      <w:r>
        <w:rPr>
          <w:rFonts w:hint="eastAsia"/>
          <w:vertAlign w:val="superscript"/>
          <w:lang w:val="en-US" w:eastAsia="zh-CN"/>
        </w:rPr>
        <w:t>[25]</w:t>
      </w:r>
      <w:r>
        <w:rPr>
          <w:rFonts w:hint="eastAsia"/>
        </w:rPr>
        <w:t>等</w:t>
      </w:r>
      <w:r>
        <w:rPr>
          <w:rFonts w:hint="eastAsia"/>
          <w:vertAlign w:val="superscript"/>
          <w:lang w:val="en-US" w:eastAsia="zh-CN"/>
        </w:rPr>
        <w:t>[15]</w:t>
      </w:r>
      <w:r>
        <w:rPr>
          <w:rFonts w:hint="eastAsia"/>
        </w:rPr>
        <w:t>。</w:t>
      </w:r>
    </w:p>
    <w:p>
      <w:pPr>
        <w:autoSpaceDE w:val="0"/>
        <w:autoSpaceDN w:val="0"/>
        <w:adjustRightInd w:val="0"/>
        <w:ind w:firstLine="420"/>
        <w:jc w:val="left"/>
      </w:pPr>
      <w:r>
        <w:rPr>
          <w:rFonts w:hint="eastAsia"/>
        </w:rPr>
        <w:t>虽然二值神经网络具有以上</w:t>
      </w:r>
      <w:r>
        <w:rPr>
          <w:rFonts w:hint="eastAsia"/>
          <w:lang w:val="en-US" w:eastAsia="zh-CN"/>
        </w:rPr>
        <w:t>优</w:t>
      </w:r>
      <w:r>
        <w:rPr>
          <w:rFonts w:hint="eastAsia"/>
        </w:rPr>
        <w:t>点，但是由于二值化过程中信息的丢失和模型的压缩，导致</w:t>
      </w:r>
      <w:r>
        <w:t>BNNs</w:t>
      </w:r>
      <w:r>
        <w:rPr>
          <w:rFonts w:hint="eastAsia"/>
        </w:rPr>
        <w:t>的精度损失也很严重。所以自从二值神经网络提出后，大量的研究人员也在致力于提高该网络的精度</w:t>
      </w:r>
      <w:r>
        <w:rPr>
          <w:rFonts w:hint="eastAsia"/>
          <w:vertAlign w:val="superscript"/>
          <w:lang w:val="en-US" w:eastAsia="zh-CN"/>
        </w:rPr>
        <w:t>[29-38]</w:t>
      </w:r>
      <w:r>
        <w:rPr>
          <w:rFonts w:hint="eastAsia"/>
        </w:rPr>
        <w:t>。</w:t>
      </w:r>
      <w:r>
        <w:rPr>
          <w:rFonts w:hint="eastAsia"/>
          <w:lang w:val="en-US" w:eastAsia="zh-CN"/>
        </w:rPr>
        <w:t>Yanfei Li等人结合了复数神经网络的研究成果，在2021年提出的</w:t>
      </w:r>
      <w:r>
        <w:rPr>
          <w:rFonts w:hint="eastAsia"/>
        </w:rPr>
        <w:t>二值复数神经网络便是其中一项重要的贡献</w:t>
      </w:r>
      <w:r>
        <w:rPr>
          <w:rFonts w:hint="eastAsia"/>
          <w:vertAlign w:val="superscript"/>
          <w:lang w:val="en-US" w:eastAsia="zh-CN"/>
        </w:rPr>
        <w:t>[15]</w:t>
      </w:r>
      <w:r>
        <w:rPr>
          <w:rFonts w:hint="eastAsia"/>
        </w:rPr>
        <w:t>。</w:t>
      </w:r>
    </w:p>
    <w:p>
      <w:pPr>
        <w:autoSpaceDE w:val="0"/>
        <w:autoSpaceDN w:val="0"/>
        <w:adjustRightInd w:val="0"/>
        <w:ind w:firstLine="420"/>
        <w:jc w:val="left"/>
      </w:pPr>
      <w:r>
        <w:rPr>
          <w:rFonts w:hint="eastAsia"/>
        </w:rPr>
        <w:t>Chiheb Trabelsi</w:t>
      </w:r>
      <w:r>
        <w:rPr>
          <w:rFonts w:hint="eastAsia"/>
          <w:lang w:val="en-US" w:eastAsia="zh-CN"/>
        </w:rPr>
        <w:t>等人提出的</w:t>
      </w:r>
      <w:r>
        <w:rPr>
          <w:rFonts w:hint="eastAsia"/>
        </w:rPr>
        <w:t>复数神经网络</w:t>
      </w:r>
      <w:r>
        <w:rPr>
          <w:rFonts w:hint="eastAsia"/>
          <w:lang w:eastAsia="zh-CN"/>
        </w:rPr>
        <w:t>（</w:t>
      </w:r>
      <w:r>
        <w:rPr>
          <w:rFonts w:hint="eastAsia"/>
          <w:lang w:val="en-US" w:eastAsia="zh-CN"/>
        </w:rPr>
        <w:t>DCN</w:t>
      </w:r>
      <w:r>
        <w:rPr>
          <w:rFonts w:hint="eastAsia"/>
          <w:lang w:eastAsia="zh-CN"/>
        </w:rPr>
        <w:t>）</w:t>
      </w:r>
      <w:r>
        <w:rPr>
          <w:rFonts w:hint="eastAsia"/>
        </w:rPr>
        <w:t>的提出本意在于修正普通的D</w:t>
      </w:r>
      <w:r>
        <w:t>NN</w:t>
      </w:r>
      <w:r>
        <w:rPr>
          <w:rFonts w:hint="eastAsia"/>
        </w:rPr>
        <w:t>s网络</w:t>
      </w:r>
      <w:r>
        <w:rPr>
          <w:rFonts w:hint="eastAsia"/>
          <w:vertAlign w:val="superscript"/>
          <w:lang w:val="en-US" w:eastAsia="zh-CN"/>
        </w:rPr>
        <w:t>[39]</w:t>
      </w:r>
      <w:r>
        <w:rPr>
          <w:rFonts w:hint="eastAsia"/>
          <w:vertAlign w:val="baseline"/>
          <w:lang w:val="en-US" w:eastAsia="zh-CN"/>
        </w:rPr>
        <w:t>。</w:t>
      </w:r>
      <w:r>
        <w:rPr>
          <w:rFonts w:hint="eastAsia"/>
        </w:rPr>
        <w:t>因为大多数D</w:t>
      </w:r>
      <w:r>
        <w:t>NN</w:t>
      </w:r>
      <w:r>
        <w:rPr>
          <w:rFonts w:hint="eastAsia"/>
        </w:rPr>
        <w:t>s网络都是采用实数来表示输入和权重，与复数网络（输入、输出和权重都是用复数来表示）相比，不论是表示能力、泛化能力还是抗噪声能力都略逊一筹</w:t>
      </w:r>
      <w:r>
        <w:rPr>
          <w:rFonts w:hint="eastAsia"/>
          <w:vertAlign w:val="superscript"/>
          <w:lang w:val="en-US" w:eastAsia="zh-CN"/>
        </w:rPr>
        <w:t>[40]</w:t>
      </w:r>
      <w:r>
        <w:rPr>
          <w:rFonts w:hint="eastAsia"/>
        </w:rPr>
        <w:t>。大量的实验结果也证明了在相同大小的网络中，复数网络具有更高的准确性。且另一个引人注目的优势便在于复数网络可以携带相位信息，</w:t>
      </w:r>
      <w:r>
        <w:rPr>
          <w:rFonts w:hint="eastAsia"/>
          <w:lang w:val="en-US" w:eastAsia="zh-CN"/>
        </w:rPr>
        <w:t>在声波的傅里叶表示</w:t>
      </w:r>
      <w:r>
        <w:rPr>
          <w:rFonts w:hint="eastAsia"/>
          <w:vertAlign w:val="superscript"/>
          <w:lang w:val="en-US" w:eastAsia="zh-CN"/>
        </w:rPr>
        <w:t>[42]</w:t>
      </w:r>
      <w:r>
        <w:rPr>
          <w:rFonts w:hint="eastAsia"/>
          <w:vertAlign w:val="baseline"/>
          <w:lang w:val="en-US" w:eastAsia="zh-CN"/>
        </w:rPr>
        <w:t>，PolSAR图片</w:t>
      </w:r>
      <w:r>
        <w:rPr>
          <w:rFonts w:hint="eastAsia"/>
          <w:vertAlign w:val="superscript"/>
          <w:lang w:val="en-US" w:eastAsia="zh-CN"/>
        </w:rPr>
        <w:t>[41]</w:t>
      </w:r>
      <w:r>
        <w:rPr>
          <w:rFonts w:hint="eastAsia"/>
          <w:vertAlign w:val="baseline"/>
          <w:lang w:val="en-US" w:eastAsia="zh-CN"/>
        </w:rPr>
        <w:t>等应用中积极重要</w:t>
      </w:r>
      <w:r>
        <w:rPr>
          <w:rFonts w:hint="eastAsia"/>
        </w:rPr>
        <w:t>。</w:t>
      </w:r>
    </w:p>
    <w:p>
      <w:pPr>
        <w:autoSpaceDE w:val="0"/>
        <w:autoSpaceDN w:val="0"/>
        <w:adjustRightInd w:val="0"/>
        <w:ind w:firstLine="420"/>
        <w:jc w:val="left"/>
        <w:rPr>
          <w:rFonts w:hint="eastAsia" w:eastAsia="宋体"/>
          <w:lang w:val="en-US" w:eastAsia="zh-CN"/>
        </w:rPr>
      </w:pPr>
      <w:r>
        <w:tab/>
      </w:r>
      <w:r>
        <w:rPr>
          <w:rFonts w:hint="eastAsia"/>
          <w:lang w:val="en-US" w:eastAsia="zh-CN"/>
        </w:rPr>
        <w:t>结合</w:t>
      </w:r>
      <w:r>
        <w:rPr>
          <w:rFonts w:hint="eastAsia"/>
        </w:rPr>
        <w:t>了二值神经网络和复数神经网络的二值复数神经网络既继承了B</w:t>
      </w:r>
      <w:r>
        <w:t>NN</w:t>
      </w:r>
      <w:r>
        <w:rPr>
          <w:rFonts w:hint="eastAsia"/>
        </w:rPr>
        <w:t>网络的计算效率、低硬件开销、高能效比</w:t>
      </w:r>
      <w:r>
        <w:rPr>
          <w:rFonts w:hint="eastAsia"/>
          <w:lang w:eastAsia="zh-CN"/>
        </w:rPr>
        <w:t>、</w:t>
      </w:r>
      <w:r>
        <w:rPr>
          <w:rFonts w:hint="eastAsia"/>
          <w:lang w:val="en-US" w:eastAsia="zh-CN"/>
        </w:rPr>
        <w:t>高鲁棒性</w:t>
      </w:r>
      <w:r>
        <w:rPr>
          <w:rFonts w:hint="eastAsia"/>
        </w:rPr>
        <w:t>等优势的同时，又结合D</w:t>
      </w:r>
      <w:r>
        <w:t>CN</w:t>
      </w:r>
      <w:r>
        <w:rPr>
          <w:rFonts w:hint="eastAsia"/>
        </w:rPr>
        <w:t>网络提高了B</w:t>
      </w:r>
      <w:r>
        <w:t>NN</w:t>
      </w:r>
      <w:r>
        <w:rPr>
          <w:rFonts w:hint="eastAsia"/>
        </w:rPr>
        <w:t>网络的精度</w:t>
      </w:r>
      <w:r>
        <w:rPr>
          <w:rFonts w:hint="eastAsia"/>
          <w:vertAlign w:val="superscript"/>
          <w:lang w:val="en-US" w:eastAsia="zh-CN"/>
        </w:rPr>
        <w:t>[15]</w:t>
      </w:r>
      <w:r>
        <w:rPr>
          <w:rFonts w:hint="eastAsia"/>
        </w:rPr>
        <w:t>。在二值复数神经网络中，每层的输入、权重和输出都使用二值化的复数值来表示，{1+</w:t>
      </w:r>
      <w:r>
        <w:t>i,</w:t>
      </w:r>
      <w:r>
        <w:rPr>
          <w:rFonts w:hint="eastAsia"/>
        </w:rPr>
        <w:t>1-</w:t>
      </w:r>
      <w:r>
        <w:t>i,-1+i,-1-i</w:t>
      </w:r>
      <w:r>
        <w:rPr>
          <w:rFonts w:hint="eastAsia"/>
        </w:rPr>
        <w:t>}中某一个，即每个神经元使用双比特来表示（一个表示实数部分，另一个表示虚数部分）。</w:t>
      </w:r>
      <w:r>
        <w:rPr>
          <w:rFonts w:hint="eastAsia"/>
          <w:lang w:val="en-US" w:eastAsia="zh-CN"/>
        </w:rPr>
        <w:t>与BNN网络相同，</w:t>
      </w:r>
      <w:r>
        <w:rPr>
          <w:rFonts w:hint="eastAsia"/>
        </w:rPr>
        <w:t>二值复数卷积操作依旧可以使用x</w:t>
      </w:r>
      <w:r>
        <w:t>or-popcount</w:t>
      </w:r>
      <w:r>
        <w:rPr>
          <w:rFonts w:hint="eastAsia"/>
        </w:rPr>
        <w:t>运算替代了大量的乘加计算。</w:t>
      </w:r>
    </w:p>
    <w:p>
      <w:pPr>
        <w:autoSpaceDE w:val="0"/>
        <w:autoSpaceDN w:val="0"/>
        <w:adjustRightInd w:val="0"/>
        <w:ind w:firstLine="420"/>
        <w:jc w:val="left"/>
        <w:rPr>
          <w:rFonts w:hint="default"/>
          <w:lang w:val="en-US" w:eastAsia="zh-CN"/>
        </w:rPr>
      </w:pPr>
      <w:r>
        <w:rPr>
          <w:rFonts w:hint="eastAsia"/>
          <w:lang w:val="en-US" w:eastAsia="zh-CN"/>
        </w:rPr>
        <w:t>我们在上文中从软件角度出发，提出了二值复数神经网络这一方案，来解决如何将DNNs部署到边缘设备这一问题，下面我们将从硬件角度开始分析。深度神经网络起初研究时都是在计算机通用处理器（CPU）上实现的，但随着卷积神经网络层数不断增加，需要处理的数据量不断膨胀，由于“冯诺依曼瓶颈”现有的CPU已经无法满足需求。后面不论是NVIDA提出的图形处理器（GPU）</w:t>
      </w:r>
      <w:r>
        <w:rPr>
          <w:rFonts w:hint="eastAsia"/>
          <w:vertAlign w:val="superscript"/>
          <w:lang w:val="en-US" w:eastAsia="zh-CN"/>
        </w:rPr>
        <w:t>[44]</w:t>
      </w:r>
      <w:r>
        <w:rPr>
          <w:rFonts w:hint="eastAsia"/>
          <w:lang w:val="en-US" w:eastAsia="zh-CN"/>
        </w:rPr>
        <w:t>还是Geogle提出的张量处理器（TPU）</w:t>
      </w:r>
      <w:r>
        <w:rPr>
          <w:rFonts w:hint="eastAsia"/>
          <w:vertAlign w:val="superscript"/>
          <w:lang w:val="en-US" w:eastAsia="zh-CN"/>
        </w:rPr>
        <w:t>[45]</w:t>
      </w:r>
      <w:r>
        <w:rPr>
          <w:rFonts w:hint="eastAsia"/>
          <w:lang w:val="en-US" w:eastAsia="zh-CN"/>
        </w:rPr>
        <w:t>，虽然数据的处理速度和吞吐量不断增加，但是其功耗高、体积大、价格贵等缺点，注定无法应用到边缘设备上。所以为了满足边缘终端设备低成本、低功耗和高计算能力等需求，就必须要设计神经网络的专用加速器才可以，而当下只有专用集成电路（ASIC）和可编程逻辑门阵列（FPGA）两种方式来物理实现专用加速器。二者相较，虽然ASIC面积小，功耗低，但是其灵活性差、开发周期长和设计成本高等缺点又无法满足迭代速度极快的人工智能算法，所以FPGA更受国内外研究学者的青睐，广泛应用在卷积神经网络的加速中</w:t>
      </w:r>
      <w:r>
        <w:rPr>
          <w:rFonts w:hint="eastAsia"/>
          <w:vertAlign w:val="superscript"/>
          <w:lang w:val="en-US" w:eastAsia="zh-CN"/>
        </w:rPr>
        <w:t>[46]</w:t>
      </w:r>
      <w:r>
        <w:rPr>
          <w:rFonts w:hint="eastAsia"/>
          <w:lang w:val="en-US" w:eastAsia="zh-CN"/>
        </w:rPr>
        <w:t>。我们本次设计的加速器也将采用FPGA来实现。</w:t>
      </w:r>
    </w:p>
    <w:p>
      <w:pPr>
        <w:autoSpaceDE w:val="0"/>
        <w:autoSpaceDN w:val="0"/>
        <w:adjustRightInd w:val="0"/>
        <w:ind w:firstLine="420"/>
        <w:jc w:val="left"/>
        <w:rPr>
          <w:rFonts w:hint="default" w:eastAsia="宋体"/>
          <w:lang w:val="en-US" w:eastAsia="zh-CN"/>
        </w:rPr>
      </w:pPr>
      <w:r>
        <w:rPr>
          <w:rFonts w:hint="eastAsia"/>
          <w:lang w:val="en-US" w:eastAsia="zh-CN"/>
        </w:rPr>
        <w:t>综上所述，为了解决将DNNs部署到边缘终端设备这一问题，我们结合软硬件角度两个角度，提出了设计二值复数神经网络的专用加速器，并通过FPGA实现这一解决方案。且</w:t>
      </w:r>
      <w:r>
        <w:rPr>
          <w:rFonts w:hint="eastAsia"/>
        </w:rPr>
        <w:t>目前为止，虽然二值复数神经网络的算法层面的研究已经逐步展开，而针对二值卷积神经网络的加速器的研究工作还没有完全开展，</w:t>
      </w:r>
      <w:r>
        <w:rPr>
          <w:rFonts w:hint="eastAsia"/>
          <w:lang w:val="en-US" w:eastAsia="zh-CN"/>
        </w:rPr>
        <w:t>我们的工作刚好弥补了这一空缺。</w:t>
      </w:r>
    </w:p>
    <w:p>
      <w:pPr>
        <w:pStyle w:val="3"/>
      </w:pPr>
      <w:bookmarkStart w:id="119" w:name="_Toc19619"/>
      <w:r>
        <w:rPr>
          <w:rFonts w:hint="eastAsia"/>
        </w:rPr>
        <w:t>研究现状</w:t>
      </w:r>
      <w:bookmarkEnd w:id="119"/>
    </w:p>
    <w:p>
      <w:pPr>
        <w:pStyle w:val="4"/>
      </w:pPr>
      <w:r>
        <w:rPr>
          <w:rFonts w:hint="eastAsia"/>
        </w:rPr>
        <w:t>二值复数神经网络的研究现状</w:t>
      </w:r>
      <w:r>
        <w:commentReference w:id="5"/>
      </w:r>
    </w:p>
    <w:p>
      <w:pPr>
        <w:ind w:firstLine="420"/>
      </w:pPr>
      <w:r>
        <w:rPr>
          <w:rFonts w:hint="eastAsia"/>
        </w:rPr>
        <w:t>二值复数神经网络的发展时间较短，由浙江大学的Yan</w:t>
      </w:r>
      <w:r>
        <w:t>fei Li</w:t>
      </w:r>
      <w:r>
        <w:rPr>
          <w:rFonts w:hint="eastAsia"/>
        </w:rPr>
        <w:t>等人在2021年首次提出，所以面向该网络的研究成果还不是很多。而二值复数神经网络紧密联系了二值神经网络和复数神经网络，故B</w:t>
      </w:r>
      <w:r>
        <w:t>CNNs</w:t>
      </w:r>
      <w:r>
        <w:rPr>
          <w:rFonts w:hint="eastAsia"/>
        </w:rPr>
        <w:t>的研究现状与二者是密不可分的，可以看作是二者拓展并交叉的新一领域，故讨论B</w:t>
      </w:r>
      <w:r>
        <w:t>CNN</w:t>
      </w:r>
      <w:r>
        <w:rPr>
          <w:rFonts w:hint="eastAsia"/>
        </w:rPr>
        <w:t>的研究现状自然也可等价为研究B</w:t>
      </w:r>
      <w:r>
        <w:t>NNs</w:t>
      </w:r>
      <w:r>
        <w:rPr>
          <w:rFonts w:hint="eastAsia"/>
        </w:rPr>
        <w:t>和D</w:t>
      </w:r>
      <w:r>
        <w:t>CNs</w:t>
      </w:r>
      <w:r>
        <w:rPr>
          <w:rFonts w:hint="eastAsia"/>
        </w:rPr>
        <w:t>两个神经网络的现状。</w:t>
      </w:r>
    </w:p>
    <w:p>
      <w:pPr>
        <w:ind w:firstLine="420"/>
      </w:pPr>
      <w:r>
        <w:rPr>
          <w:rFonts w:hint="eastAsia"/>
        </w:rPr>
        <w:t>二值神经</w:t>
      </w:r>
    </w:p>
    <w:p>
      <w:pPr>
        <w:ind w:firstLine="420"/>
        <w:rPr>
          <w:rFonts w:hint="eastAsia"/>
        </w:rPr>
      </w:pPr>
      <w:r>
        <w:t>M. Courbariaux  I. Hubara</w:t>
      </w:r>
    </w:p>
    <w:p>
      <w:pPr>
        <w:ind w:left="420"/>
      </w:pPr>
      <w:r>
        <w:drawing>
          <wp:inline distT="0" distB="0" distL="0" distR="0">
            <wp:extent cx="4276725" cy="3219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276725" cy="3219450"/>
                    </a:xfrm>
                    <a:prstGeom prst="rect">
                      <a:avLst/>
                    </a:prstGeom>
                  </pic:spPr>
                </pic:pic>
              </a:graphicData>
            </a:graphic>
          </wp:inline>
        </w:drawing>
      </w:r>
    </w:p>
    <w:p>
      <w:pPr>
        <w:ind w:left="420"/>
      </w:pPr>
      <w:r>
        <w:drawing>
          <wp:inline distT="0" distB="0" distL="0" distR="0">
            <wp:extent cx="3023870" cy="81724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023870" cy="8172450"/>
                    </a:xfrm>
                    <a:prstGeom prst="rect">
                      <a:avLst/>
                    </a:prstGeom>
                  </pic:spPr>
                </pic:pic>
              </a:graphicData>
            </a:graphic>
          </wp:inline>
        </w:drawing>
      </w:r>
    </w:p>
    <w:p>
      <w:pPr>
        <w:ind w:left="420"/>
      </w:pPr>
      <w:r>
        <w:drawing>
          <wp:inline distT="0" distB="0" distL="0" distR="0">
            <wp:extent cx="3648075" cy="2162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3"/>
                    <a:stretch>
                      <a:fillRect/>
                    </a:stretch>
                  </pic:blipFill>
                  <pic:spPr>
                    <a:xfrm>
                      <a:off x="0" y="0"/>
                      <a:ext cx="3648075" cy="2162175"/>
                    </a:xfrm>
                    <a:prstGeom prst="rect">
                      <a:avLst/>
                    </a:prstGeom>
                  </pic:spPr>
                </pic:pic>
              </a:graphicData>
            </a:graphic>
          </wp:inline>
        </w:drawing>
      </w:r>
    </w:p>
    <w:p>
      <w:pPr>
        <w:ind w:left="420"/>
        <w:rPr>
          <w:rFonts w:hint="eastAsia"/>
          <w:b/>
          <w:bCs/>
        </w:rPr>
      </w:pPr>
      <w:r>
        <w:drawing>
          <wp:inline distT="0" distB="0" distL="0" distR="0">
            <wp:extent cx="4210685" cy="8172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4"/>
                    <a:stretch>
                      <a:fillRect/>
                    </a:stretch>
                  </pic:blipFill>
                  <pic:spPr>
                    <a:xfrm>
                      <a:off x="0" y="0"/>
                      <a:ext cx="4210685" cy="8172450"/>
                    </a:xfrm>
                    <a:prstGeom prst="rect">
                      <a:avLst/>
                    </a:prstGeom>
                  </pic:spPr>
                </pic:pic>
              </a:graphicData>
            </a:graphic>
          </wp:inline>
        </w:drawing>
      </w:r>
    </w:p>
    <w:p>
      <w:pPr>
        <w:pStyle w:val="4"/>
      </w:pPr>
      <w:r>
        <w:rPr>
          <w:rFonts w:hint="eastAsia"/>
        </w:rPr>
        <w:t>神经网络加速器的研究现状</w:t>
      </w:r>
    </w:p>
    <w:p>
      <w:pPr>
        <w:ind w:left="420"/>
      </w:pPr>
      <w:r>
        <w:drawing>
          <wp:inline distT="0" distB="0" distL="0" distR="0">
            <wp:extent cx="5688965" cy="15195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5"/>
                    <a:stretch>
                      <a:fillRect/>
                    </a:stretch>
                  </pic:blipFill>
                  <pic:spPr>
                    <a:xfrm>
                      <a:off x="0" y="0"/>
                      <a:ext cx="5688965" cy="1519555"/>
                    </a:xfrm>
                    <a:prstGeom prst="rect">
                      <a:avLst/>
                    </a:prstGeom>
                  </pic:spPr>
                </pic:pic>
              </a:graphicData>
            </a:graphic>
          </wp:inline>
        </w:drawing>
      </w:r>
    </w:p>
    <w:p>
      <w:pPr>
        <w:ind w:left="420"/>
      </w:pPr>
      <w:r>
        <w:drawing>
          <wp:inline distT="0" distB="0" distL="0" distR="0">
            <wp:extent cx="5688965" cy="5588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5688965" cy="5588000"/>
                    </a:xfrm>
                    <a:prstGeom prst="rect">
                      <a:avLst/>
                    </a:prstGeom>
                  </pic:spPr>
                </pic:pic>
              </a:graphicData>
            </a:graphic>
          </wp:inline>
        </w:drawing>
      </w:r>
    </w:p>
    <w:p>
      <w:pPr>
        <w:ind w:left="420"/>
      </w:pPr>
      <w:r>
        <w:drawing>
          <wp:inline distT="0" distB="0" distL="0" distR="0">
            <wp:extent cx="5688965" cy="25901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7"/>
                    <a:stretch>
                      <a:fillRect/>
                    </a:stretch>
                  </pic:blipFill>
                  <pic:spPr>
                    <a:xfrm>
                      <a:off x="0" y="0"/>
                      <a:ext cx="5688965" cy="2590165"/>
                    </a:xfrm>
                    <a:prstGeom prst="rect">
                      <a:avLst/>
                    </a:prstGeom>
                  </pic:spPr>
                </pic:pic>
              </a:graphicData>
            </a:graphic>
          </wp:inline>
        </w:drawing>
      </w:r>
    </w:p>
    <w:p>
      <w:pPr>
        <w:ind w:left="420"/>
        <w:rPr>
          <w:rFonts w:hint="eastAsia"/>
        </w:rPr>
      </w:pPr>
      <w:r>
        <w:drawing>
          <wp:inline distT="0" distB="0" distL="0" distR="0">
            <wp:extent cx="5688965" cy="710628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8"/>
                    <a:stretch>
                      <a:fillRect/>
                    </a:stretch>
                  </pic:blipFill>
                  <pic:spPr>
                    <a:xfrm>
                      <a:off x="0" y="0"/>
                      <a:ext cx="5688965" cy="7106285"/>
                    </a:xfrm>
                    <a:prstGeom prst="rect">
                      <a:avLst/>
                    </a:prstGeom>
                  </pic:spPr>
                </pic:pic>
              </a:graphicData>
            </a:graphic>
          </wp:inline>
        </w:drawing>
      </w:r>
    </w:p>
    <w:p>
      <w:pPr>
        <w:pStyle w:val="3"/>
      </w:pPr>
      <w:bookmarkStart w:id="120" w:name="_Toc17339"/>
      <w:r>
        <w:rPr>
          <w:rFonts w:hint="eastAsia"/>
        </w:rPr>
        <w:t>本文主要研究内容</w:t>
      </w:r>
      <w:bookmarkEnd w:id="120"/>
      <w:r>
        <w:commentReference w:id="6"/>
      </w:r>
    </w:p>
    <w:p>
      <w:pPr>
        <w:ind w:firstLine="480"/>
        <w:rPr>
          <w:rFonts w:hint="eastAsia"/>
        </w:rPr>
      </w:pPr>
      <w:r>
        <w:rPr>
          <w:rFonts w:hint="eastAsia"/>
        </w:rPr>
        <w:t>本文以将</w:t>
      </w:r>
      <w:r>
        <w:rPr>
          <w:rFonts w:hint="eastAsia"/>
          <w:lang w:val="en-US" w:eastAsia="zh-CN"/>
        </w:rPr>
        <w:t>深度</w:t>
      </w:r>
      <w:r>
        <w:rPr>
          <w:rFonts w:hint="eastAsia"/>
        </w:rPr>
        <w:t>神经网络部署到嵌入式</w:t>
      </w:r>
      <w:r>
        <w:rPr>
          <w:rFonts w:hint="eastAsia"/>
          <w:lang w:val="en-US" w:eastAsia="zh-CN"/>
        </w:rPr>
        <w:t>边缘</w:t>
      </w:r>
      <w:r>
        <w:rPr>
          <w:rFonts w:hint="eastAsia"/>
        </w:rPr>
        <w:t>设备中为目的，致力于解决深度卷积神经网络部署到边缘端设备时计算资源、存储资源占用过多</w:t>
      </w:r>
      <w:r>
        <w:rPr>
          <w:rFonts w:hint="eastAsia"/>
          <w:lang w:val="en-US" w:eastAsia="zh-CN"/>
        </w:rPr>
        <w:t>等问题</w:t>
      </w:r>
      <w:r>
        <w:rPr>
          <w:rFonts w:hint="eastAsia"/>
        </w:rPr>
        <w:t>，结合软硬件协同设计思想，</w:t>
      </w:r>
      <w:r>
        <w:rPr>
          <w:rFonts w:hint="eastAsia"/>
          <w:lang w:val="en-US" w:eastAsia="zh-CN"/>
        </w:rPr>
        <w:t>研究并</w:t>
      </w:r>
      <w:r>
        <w:rPr>
          <w:rFonts w:hint="eastAsia"/>
        </w:rPr>
        <w:t>设计了二值复数神经网络的专用加速器。与传统的算法专用加速电路不同，本次设计的专用加速器，不仅包括了针对二值复数神经网络加速任务的协处理器，还将其集成到一块完整的S</w:t>
      </w:r>
      <w:r>
        <w:t>OC</w:t>
      </w:r>
      <w:r>
        <w:rPr>
          <w:rFonts w:hint="eastAsia"/>
        </w:rPr>
        <w:t>中（其中包含R</w:t>
      </w:r>
      <w:r>
        <w:t>ISC-V</w:t>
      </w:r>
      <w:r>
        <w:rPr>
          <w:rFonts w:hint="eastAsia"/>
        </w:rPr>
        <w:t>核Rock</w:t>
      </w:r>
      <w:r>
        <w:t>et</w:t>
      </w:r>
      <w:r>
        <w:rPr>
          <w:rFonts w:hint="eastAsia"/>
        </w:rPr>
        <w:t>,</w:t>
      </w:r>
      <w:r>
        <w:t>DRAM</w:t>
      </w:r>
      <w:r>
        <w:rPr>
          <w:rFonts w:hint="eastAsia"/>
        </w:rPr>
        <w:t>以及数据Ca</w:t>
      </w:r>
      <w:r>
        <w:t>che</w:t>
      </w:r>
      <w:r>
        <w:rPr>
          <w:rFonts w:hint="eastAsia"/>
        </w:rPr>
        <w:t>等），并在此基础上实现了专用于协处理器的扩展指令，实现了“全栈式”的软硬件协同。</w:t>
      </w:r>
    </w:p>
    <w:p>
      <w:pPr>
        <w:ind w:firstLine="480"/>
        <w:rPr>
          <w:rFonts w:hint="eastAsia" w:eastAsia="宋体"/>
          <w:lang w:eastAsia="zh-CN"/>
        </w:rPr>
      </w:pPr>
      <w:r>
        <w:rPr>
          <w:rFonts w:hint="eastAsia"/>
        </w:rPr>
        <w:t>后续章节首先从卷积神经网络层面进行分析，研究卷积神经网络的相关概念，并分析不同数据流的脉动阵列是如何从硬件角度实现卷积神经网络的，其中包括w</w:t>
      </w:r>
      <w:r>
        <w:t>eight-stationary</w:t>
      </w:r>
      <w:r>
        <w:rPr>
          <w:rFonts w:hint="eastAsia"/>
        </w:rPr>
        <w:t>和output</w:t>
      </w:r>
      <w:r>
        <w:t>-stationay</w:t>
      </w:r>
      <w:r>
        <w:rPr>
          <w:rFonts w:hint="eastAsia"/>
        </w:rPr>
        <w:t>两种数据流。之后从二值复数神经网络的算法层面着手分析，研究算法本身的并行结构、数据特点，以及二值复数的计算、象限二值化、bat</w:t>
      </w:r>
      <w:r>
        <w:t>ch normalization</w:t>
      </w:r>
      <w:r>
        <w:rPr>
          <w:rFonts w:hint="eastAsia"/>
          <w:lang w:eastAsia="zh-CN"/>
        </w:rPr>
        <w:t>、</w:t>
      </w:r>
      <w:r>
        <w:rPr>
          <w:rFonts w:hint="eastAsia"/>
          <w:lang w:val="en-US" w:eastAsia="zh-CN"/>
        </w:rPr>
        <w:t>二值化</w:t>
      </w:r>
      <w:r>
        <w:rPr>
          <w:rFonts w:hint="eastAsia"/>
        </w:rPr>
        <w:t>等操作，其中首要在于分析二值复数神经网络的具体模型以及各层功能与具体实现，并基于“软硬件协同”设计理念分别提出硬件实现方案。</w:t>
      </w:r>
    </w:p>
    <w:p>
      <w:pPr>
        <w:ind w:firstLine="480"/>
      </w:pPr>
      <w:r>
        <w:rPr>
          <w:rFonts w:hint="eastAsia"/>
        </w:rPr>
        <w:t>在有了上述算法研究的基础上，我们将设计出适用于各类二值卷积神经网络算法的协处理器。基于“软硬件协同”思想，我们首先提出了协处理器的指令集架构，但是为了更好的说明该指令集架构，我们在文章中先对硬件设计进行说明；在硬件层面我们首先设计协处理器的数据通路并讨论数据通路的并行性，其次是协处理器的内存与数据存储方式设计，紧接着计算核心脉动阵列的设计，其中包含了复数的卷积运算实现和xor</w:t>
      </w:r>
      <w:r>
        <w:t>-popcount</w:t>
      </w:r>
      <w:r>
        <w:rPr>
          <w:rFonts w:hint="eastAsia"/>
        </w:rPr>
        <w:t>运算</w:t>
      </w:r>
      <w:r>
        <w:rPr>
          <w:rFonts w:hint="eastAsia"/>
          <w:lang w:val="en-US" w:eastAsia="zh-CN"/>
        </w:rPr>
        <w:t>实现等，最后我们结合Yaman Umuroglu等人提出FINN框架中的”矩阵向量阈值单元（Matrix–Vector–Threshold Unit）”解决了二值复数神经网络中BN层计算复杂的问题</w:t>
      </w:r>
      <w:r>
        <w:rPr>
          <w:rFonts w:hint="eastAsia"/>
          <w:vertAlign w:val="superscript"/>
          <w:lang w:val="en-US" w:eastAsia="zh-CN"/>
        </w:rPr>
        <w:t>[43]</w:t>
      </w:r>
      <w:r>
        <w:rPr>
          <w:rFonts w:hint="eastAsia"/>
        </w:rPr>
        <w:t>。</w:t>
      </w:r>
    </w:p>
    <w:p>
      <w:pPr>
        <w:ind w:firstLine="480"/>
        <w:rPr>
          <w:rFonts w:hint="eastAsia"/>
          <w:lang w:val="en-US" w:eastAsia="zh-CN"/>
        </w:rPr>
      </w:pPr>
      <w:r>
        <w:rPr>
          <w:rFonts w:hint="eastAsia"/>
        </w:rPr>
        <w:t>完成上述的协处理器设计后，我们将协处理器与主处理器进行集成，并提出了面向二值复数神经网络的加速器的系统硬件整体架构，并针对完成的S</w:t>
      </w:r>
      <w:r>
        <w:t>OC</w:t>
      </w:r>
      <w:r>
        <w:rPr>
          <w:rFonts w:hint="eastAsia"/>
        </w:rPr>
        <w:t>系统进行软件设计，即开发相应的C函数库</w:t>
      </w:r>
      <w:r>
        <w:rPr>
          <w:rFonts w:hint="eastAsia"/>
          <w:lang w:eastAsia="zh-CN"/>
        </w:rPr>
        <w:t>，</w:t>
      </w:r>
      <w:r>
        <w:rPr>
          <w:rFonts w:hint="eastAsia"/>
          <w:lang w:val="en-US" w:eastAsia="zh-CN"/>
        </w:rPr>
        <w:t>在</w:t>
      </w:r>
      <w:r>
        <w:rPr>
          <w:rFonts w:hint="eastAsia"/>
        </w:rPr>
        <w:t>此函数库</w:t>
      </w:r>
      <w:r>
        <w:rPr>
          <w:rFonts w:hint="eastAsia"/>
          <w:lang w:val="en-US" w:eastAsia="zh-CN"/>
        </w:rPr>
        <w:t>的基础上我们进而完成了二值复数神经网络在Zero_DCE++应用的软件实现。</w:t>
      </w:r>
    </w:p>
    <w:p>
      <w:pPr>
        <w:ind w:firstLine="480" w:firstLineChars="0"/>
        <w:rPr>
          <w:rFonts w:hint="eastAsia"/>
        </w:rPr>
      </w:pPr>
      <w:r>
        <w:rPr>
          <w:rFonts w:hint="eastAsia"/>
          <w:lang w:val="en-US" w:eastAsia="zh-CN"/>
        </w:rPr>
        <w:t>将上一步使用C语言完成的软件算法编译并在我们设计的</w:t>
      </w:r>
      <w:r>
        <w:rPr>
          <w:rFonts w:hint="eastAsia"/>
        </w:rPr>
        <w:t>专用加速器</w:t>
      </w:r>
      <w:r>
        <w:rPr>
          <w:rFonts w:hint="eastAsia"/>
          <w:lang w:val="en-US" w:eastAsia="zh-CN"/>
        </w:rPr>
        <w:t>上运行，这一步也相当于完成了加速器的</w:t>
      </w:r>
      <w:r>
        <w:rPr>
          <w:rFonts w:hint="eastAsia"/>
        </w:rPr>
        <w:t>功能仿真验证。完成相应的功能仿真后，在F</w:t>
      </w:r>
      <w:r>
        <w:t>PGA</w:t>
      </w:r>
      <w:r>
        <w:rPr>
          <w:rFonts w:hint="eastAsia"/>
        </w:rPr>
        <w:t>板上实现加速器硬件电路，并进行资源评估。</w:t>
      </w:r>
    </w:p>
    <w:bookmarkEnd w:id="114"/>
    <w:bookmarkEnd w:id="115"/>
    <w:bookmarkEnd w:id="116"/>
    <w:bookmarkEnd w:id="117"/>
    <w:bookmarkEnd w:id="118"/>
    <w:p>
      <w:pPr>
        <w:pStyle w:val="3"/>
      </w:pPr>
      <w:bookmarkStart w:id="121" w:name="_Toc57189226"/>
      <w:bookmarkStart w:id="122" w:name="_Toc46962955"/>
      <w:bookmarkStart w:id="123" w:name="_Toc840"/>
      <w:r>
        <w:t>本文</w:t>
      </w:r>
      <w:bookmarkEnd w:id="121"/>
      <w:bookmarkEnd w:id="122"/>
      <w:r>
        <w:rPr>
          <w:rFonts w:hint="eastAsia"/>
          <w:lang w:val="en-US" w:eastAsia="zh-CN"/>
        </w:rPr>
        <w:t>的章节安排</w:t>
      </w:r>
      <w:bookmarkEnd w:id="123"/>
    </w:p>
    <w:p>
      <w:pPr>
        <w:ind w:firstLine="480" w:firstLineChars="200"/>
        <w:rPr>
          <w:rFonts w:hint="default" w:eastAsia="宋体"/>
          <w:lang w:val="en-US" w:eastAsia="zh-CN"/>
        </w:rPr>
      </w:pPr>
      <w:bookmarkStart w:id="124" w:name="_Hlk89173058"/>
      <w:r>
        <w:rPr>
          <w:rFonts w:hint="eastAsia"/>
        </w:rPr>
        <w:t>本论文</w:t>
      </w:r>
      <w:bookmarkEnd w:id="124"/>
      <w:r>
        <w:rPr>
          <w:rFonts w:hint="eastAsia"/>
          <w:lang w:val="en-US" w:eastAsia="zh-CN"/>
        </w:rPr>
        <w:t>利用“软硬件协同”设计思想，设计了面向二值复数神经网络的专用加速器系统电路和底层函数库，在软硬件的基础上实现了Zero_DCE++算法。</w:t>
      </w:r>
    </w:p>
    <w:p>
      <w:r>
        <w:rPr>
          <w:rFonts w:hint="eastAsia"/>
        </w:rPr>
        <w:t>以下是本文的章节结构安排：</w:t>
      </w:r>
    </w:p>
    <w:p>
      <w:pPr>
        <w:pStyle w:val="81"/>
        <w:numPr>
          <w:ilvl w:val="0"/>
          <w:numId w:val="4"/>
        </w:numPr>
        <w:ind w:firstLineChars="0"/>
      </w:pPr>
      <w:r>
        <w:rPr>
          <w:rFonts w:hint="eastAsia"/>
        </w:rPr>
        <w:t>绪论：本章主要</w:t>
      </w:r>
      <w:r>
        <w:rPr>
          <w:rFonts w:hint="eastAsia"/>
          <w:lang w:val="en-US" w:eastAsia="zh-CN"/>
        </w:rPr>
        <w:t>通过阐述二值神经网络和复数神经网络的研究背景和研究现状来引入对二值复数神经网络的研究，并结合对边缘端加速设备的研究提出了本次课题的主要研究内容，最后介绍了本文的章节安排和主要内容。</w:t>
      </w:r>
    </w:p>
    <w:p>
      <w:pPr>
        <w:pStyle w:val="81"/>
        <w:numPr>
          <w:ilvl w:val="0"/>
          <w:numId w:val="4"/>
        </w:numPr>
        <w:ind w:firstLineChars="0"/>
      </w:pPr>
      <w:r>
        <w:rPr>
          <w:rFonts w:hint="eastAsia"/>
          <w:lang w:val="en-US" w:eastAsia="zh-CN"/>
        </w:rPr>
        <w:t>本章主要为卷积神经网络和二值复数神经网络的理论概述，我们首先阐述了卷积神经网络的基本原理和硬件实现方法，其次我们重点说明了二值复数神经网络的组成、二值化原理和二值复数计算原理，最后我们又介绍了Zero_DCE++算法的应用。</w:t>
      </w:r>
    </w:p>
    <w:p>
      <w:pPr>
        <w:pStyle w:val="81"/>
        <w:numPr>
          <w:ilvl w:val="0"/>
          <w:numId w:val="4"/>
        </w:numPr>
        <w:ind w:firstLineChars="0"/>
      </w:pPr>
      <w:r>
        <w:rPr>
          <w:rFonts w:hint="eastAsia"/>
          <w:lang w:val="en-US" w:eastAsia="zh-CN"/>
        </w:rPr>
        <w:t>本章主要针对二值复数神经网络设计了专用的协处理器，我们首先提出了本次协处理器设计的目标与架构，其次对数据通路和内存及其相关细节进行说明与设计，然后又利用脉动阵列实现了二值复数的卷积运算，最后我们设计矩阵向量阈值模块来实现BCNNs网络的BN层和sign函数。</w:t>
      </w:r>
    </w:p>
    <w:p>
      <w:pPr>
        <w:pStyle w:val="81"/>
        <w:numPr>
          <w:ilvl w:val="0"/>
          <w:numId w:val="4"/>
        </w:numPr>
        <w:ind w:firstLineChars="0"/>
      </w:pPr>
      <w:r>
        <w:rPr>
          <w:rFonts w:hint="eastAsia"/>
          <w:lang w:val="en-US" w:eastAsia="zh-CN"/>
        </w:rPr>
        <w:t>在第三章协处理器设计的基础上，本章进而实现了二值复数神经网络的专用加速器的系统设计。为此，我们首先介绍了RISC-V开源环境，包括开源处理器Rocket和协处理器Gemmini等，之后基于RISC-V的扩展指令集提出了本次设计的指令集架构，在此基础上我们提出并实现了BCNN网络的专用加速器的系统设计。在指令集架构的基础上，我们又完成了对加速器的软件系统的设计并通过软件库实现Zero_DCE++算法。</w:t>
      </w:r>
    </w:p>
    <w:p>
      <w:pPr>
        <w:pStyle w:val="81"/>
        <w:numPr>
          <w:ilvl w:val="0"/>
          <w:numId w:val="4"/>
        </w:numPr>
        <w:ind w:firstLineChars="0"/>
      </w:pPr>
      <w:r>
        <w:rPr>
          <w:rFonts w:hint="eastAsia"/>
          <w:lang w:val="en-US" w:eastAsia="zh-CN"/>
        </w:rPr>
        <w:t>本章主要是对前面实现的专用加速器进行功能仿真与性能评估。首先在RTL级的加速器上实现Zero_DCE++算法，并与计算机运行结果对比，评定本次设计的专用加速器是否可以准确的完成二值复数神经网络的加速任务；之后在FPGA板上实现本次设计的专用加速器电路，并进行性能与资源评估。</w:t>
      </w:r>
    </w:p>
    <w:p>
      <w:pPr>
        <w:pStyle w:val="81"/>
        <w:numPr>
          <w:ilvl w:val="0"/>
          <w:numId w:val="4"/>
        </w:numPr>
        <w:ind w:firstLineChars="0"/>
      </w:pPr>
      <w:r>
        <w:rPr>
          <w:rFonts w:hint="eastAsia"/>
          <w:lang w:val="en-US" w:eastAsia="zh-CN"/>
        </w:rPr>
        <w:t>总结与展望</w:t>
      </w:r>
    </w:p>
    <w:p>
      <w:pPr>
        <w:pStyle w:val="2"/>
        <w:ind w:left="576" w:hanging="576"/>
        <w:rPr>
          <w:b w:val="0"/>
        </w:rPr>
      </w:pPr>
      <w:bookmarkStart w:id="125" w:name="_Toc3791"/>
      <w:r>
        <w:rPr>
          <w:rFonts w:hint="eastAsia"/>
          <w:b w:val="0"/>
        </w:rPr>
        <w:t>C</w:t>
      </w:r>
      <w:r>
        <w:rPr>
          <w:b w:val="0"/>
        </w:rPr>
        <w:t>NN</w:t>
      </w:r>
      <w:r>
        <w:rPr>
          <w:rFonts w:hint="eastAsia"/>
          <w:b w:val="0"/>
        </w:rPr>
        <w:t>与B</w:t>
      </w:r>
      <w:r>
        <w:rPr>
          <w:b w:val="0"/>
        </w:rPr>
        <w:t>CNN</w:t>
      </w:r>
      <w:r>
        <w:rPr>
          <w:rFonts w:hint="eastAsia"/>
          <w:b w:val="0"/>
        </w:rPr>
        <w:t>算法概述</w:t>
      </w:r>
      <w:bookmarkEnd w:id="125"/>
    </w:p>
    <w:p>
      <w:pPr>
        <w:pStyle w:val="3"/>
      </w:pPr>
      <w:bookmarkStart w:id="126" w:name="_Toc9125"/>
      <w:bookmarkStart w:id="127" w:name="_Toc57189228"/>
      <w:bookmarkStart w:id="128" w:name="_Toc46962957"/>
      <w:r>
        <w:t>引言</w:t>
      </w:r>
      <w:bookmarkEnd w:id="126"/>
      <w:bookmarkEnd w:id="127"/>
      <w:bookmarkEnd w:id="128"/>
    </w:p>
    <w:p>
      <w:pPr>
        <w:rPr>
          <w:rFonts w:hint="eastAsia"/>
          <w:color w:val="2E3033"/>
          <w:shd w:val="clear" w:color="auto" w:fill="FFFFFF"/>
        </w:rPr>
      </w:pPr>
    </w:p>
    <w:p>
      <w:pPr>
        <w:pStyle w:val="3"/>
      </w:pPr>
      <w:bookmarkStart w:id="129" w:name="_Toc15636"/>
      <w:r>
        <w:rPr>
          <w:rFonts w:hint="eastAsia"/>
        </w:rPr>
        <w:t>卷积神经网络原理</w:t>
      </w:r>
      <w:bookmarkEnd w:id="129"/>
    </w:p>
    <w:p>
      <w:pPr>
        <w:ind w:left="480"/>
        <w:rPr>
          <w:rFonts w:hint="eastAsia"/>
        </w:rPr>
      </w:pPr>
    </w:p>
    <w:p>
      <w:pPr>
        <w:pStyle w:val="4"/>
      </w:pPr>
      <w:r>
        <w:rPr>
          <w:rFonts w:hint="eastAsia"/>
        </w:rPr>
        <w:t>卷积神经网络原理概述</w:t>
      </w:r>
    </w:p>
    <w:p>
      <w:pPr>
        <w:ind w:left="480"/>
        <w:rPr>
          <w:rFonts w:hint="eastAsia"/>
        </w:rPr>
      </w:pPr>
    </w:p>
    <w:p>
      <w:pPr>
        <w:pStyle w:val="4"/>
      </w:pPr>
      <w:r>
        <w:rPr>
          <w:rFonts w:hint="eastAsia"/>
        </w:rPr>
        <w:t>脉动阵列</w:t>
      </w:r>
    </w:p>
    <w:p>
      <w:pPr>
        <w:ind w:left="480"/>
        <w:rPr>
          <w:rFonts w:hint="eastAsia"/>
        </w:rPr>
      </w:pPr>
    </w:p>
    <w:p>
      <w:pPr>
        <w:pStyle w:val="3"/>
      </w:pPr>
      <w:bookmarkStart w:id="130" w:name="_Toc11873"/>
      <w:r>
        <w:rPr>
          <w:rFonts w:hint="eastAsia"/>
        </w:rPr>
        <w:t>B</w:t>
      </w:r>
      <w:r>
        <w:t>CNN</w:t>
      </w:r>
      <w:r>
        <w:rPr>
          <w:rFonts w:hint="eastAsia"/>
        </w:rPr>
        <w:t>算法概述</w:t>
      </w:r>
      <w:bookmarkEnd w:id="130"/>
    </w:p>
    <w:p>
      <w:pPr>
        <w:pStyle w:val="4"/>
      </w:pPr>
      <w:r>
        <w:rPr>
          <w:rFonts w:hint="eastAsia"/>
        </w:rPr>
        <w:t>二值复数及其计算</w:t>
      </w:r>
    </w:p>
    <w:p>
      <w:pPr>
        <w:pStyle w:val="4"/>
      </w:pPr>
      <w:r>
        <w:rPr>
          <w:rFonts w:hint="eastAsia"/>
        </w:rPr>
        <w:t>象限二值化</w:t>
      </w:r>
    </w:p>
    <w:p>
      <w:pPr>
        <w:pStyle w:val="4"/>
        <w:rPr>
          <w:rFonts w:hint="eastAsia"/>
        </w:rPr>
      </w:pPr>
      <w:r>
        <w:rPr>
          <w:rFonts w:hint="eastAsia"/>
        </w:rPr>
        <w:t>复数Bat</w:t>
      </w:r>
      <w:r>
        <w:t>ch Normalization</w:t>
      </w:r>
    </w:p>
    <w:p>
      <w:pPr>
        <w:pStyle w:val="3"/>
      </w:pPr>
      <w:bookmarkStart w:id="131" w:name="_Toc4449"/>
      <w:r>
        <w:rPr>
          <w:rFonts w:hint="eastAsia"/>
        </w:rPr>
        <w:t>Z</w:t>
      </w:r>
      <w:r>
        <w:t>ero_DCE++</w:t>
      </w:r>
      <w:r>
        <w:rPr>
          <w:rFonts w:hint="eastAsia"/>
        </w:rPr>
        <w:t>算法概述</w:t>
      </w:r>
      <w:bookmarkEnd w:id="131"/>
    </w:p>
    <w:p>
      <w:pPr>
        <w:pStyle w:val="4"/>
      </w:pPr>
    </w:p>
    <w:p>
      <w:pPr>
        <w:pStyle w:val="3"/>
      </w:pPr>
      <w:bookmarkStart w:id="132" w:name="_Toc13467"/>
      <w:r>
        <w:rPr>
          <w:rFonts w:hint="eastAsia"/>
        </w:rPr>
        <w:t>本章小结</w:t>
      </w:r>
      <w:bookmarkEnd w:id="132"/>
    </w:p>
    <w:p>
      <w:pPr>
        <w:ind w:firstLine="480" w:firstLineChars="200"/>
      </w:pPr>
      <w:r>
        <w:rPr>
          <w:rFonts w:hint="eastAsia"/>
        </w:rPr>
        <w:t>本章主要针对</w:t>
      </w:r>
    </w:p>
    <w:p>
      <w:pPr>
        <w:pStyle w:val="2"/>
        <w:ind w:left="578" w:hanging="578"/>
      </w:pPr>
      <w:bookmarkStart w:id="133" w:name="_Toc21360"/>
      <w:r>
        <w:rPr>
          <w:rFonts w:hint="eastAsia"/>
        </w:rPr>
        <w:t>面向B</w:t>
      </w:r>
      <w:r>
        <w:t>CNN</w:t>
      </w:r>
      <w:r>
        <w:rPr>
          <w:rFonts w:hint="eastAsia"/>
        </w:rPr>
        <w:t>算法的协处理器设计</w:t>
      </w:r>
      <w:bookmarkEnd w:id="133"/>
    </w:p>
    <w:p>
      <w:pPr>
        <w:pStyle w:val="3"/>
      </w:pPr>
      <w:bookmarkStart w:id="134" w:name="_Toc21975"/>
      <w:r>
        <w:rPr>
          <w:rFonts w:hint="eastAsia"/>
        </w:rPr>
        <w:t>引言</w:t>
      </w:r>
      <w:bookmarkEnd w:id="134"/>
    </w:p>
    <w:p>
      <w:pPr>
        <w:pStyle w:val="3"/>
      </w:pPr>
      <w:bookmarkStart w:id="135" w:name="_Toc2207"/>
      <w:r>
        <w:rPr>
          <w:rFonts w:hint="eastAsia"/>
        </w:rPr>
        <w:t>协处理器设计目标与架构</w:t>
      </w:r>
      <w:bookmarkEnd w:id="135"/>
    </w:p>
    <w:p>
      <w:pPr>
        <w:pStyle w:val="4"/>
      </w:pPr>
      <w:r>
        <w:rPr>
          <w:rFonts w:hint="eastAsia"/>
        </w:rPr>
        <w:t>设计目标</w:t>
      </w:r>
    </w:p>
    <w:p>
      <w:pPr>
        <w:pStyle w:val="4"/>
        <w:rPr>
          <w:rFonts w:hint="eastAsia"/>
        </w:rPr>
      </w:pPr>
      <w:r>
        <w:rPr>
          <w:rFonts w:hint="eastAsia"/>
        </w:rPr>
        <w:t>设计架构</w:t>
      </w:r>
    </w:p>
    <w:p>
      <w:pPr>
        <w:pStyle w:val="3"/>
      </w:pPr>
      <w:bookmarkStart w:id="136" w:name="_Toc32318"/>
      <w:r>
        <w:rPr>
          <w:rFonts w:hint="eastAsia"/>
        </w:rPr>
        <w:t>数据通路及其并行性设计</w:t>
      </w:r>
      <w:bookmarkEnd w:id="136"/>
    </w:p>
    <w:p>
      <w:pPr>
        <w:pStyle w:val="4"/>
        <w:rPr>
          <w:rFonts w:hint="eastAsia"/>
        </w:rPr>
      </w:pPr>
      <w:r>
        <w:rPr>
          <w:rFonts w:hint="eastAsia"/>
        </w:rPr>
        <w:t>数据通路设计</w:t>
      </w:r>
    </w:p>
    <w:p>
      <w:pPr>
        <w:pStyle w:val="4"/>
      </w:pPr>
      <w:r>
        <w:rPr>
          <w:rFonts w:hint="eastAsia"/>
        </w:rPr>
        <w:t>并行性设计</w:t>
      </w:r>
    </w:p>
    <w:p>
      <w:pPr>
        <w:pStyle w:val="3"/>
      </w:pPr>
      <w:bookmarkStart w:id="137" w:name="_Toc32689"/>
      <w:r>
        <w:rPr>
          <w:rFonts w:hint="eastAsia"/>
        </w:rPr>
        <w:t>内存设计及数据存储方式</w:t>
      </w:r>
      <w:bookmarkEnd w:id="137"/>
    </w:p>
    <w:p>
      <w:pPr>
        <w:pStyle w:val="4"/>
        <w:rPr>
          <w:rFonts w:hint="eastAsia"/>
        </w:rPr>
      </w:pPr>
      <w:r>
        <w:rPr>
          <w:rFonts w:hint="eastAsia"/>
        </w:rPr>
        <w:t>内存设计</w:t>
      </w:r>
    </w:p>
    <w:p>
      <w:pPr>
        <w:pStyle w:val="4"/>
        <w:rPr>
          <w:rFonts w:hint="eastAsia"/>
        </w:rPr>
      </w:pPr>
      <w:r>
        <w:rPr>
          <w:rFonts w:hint="eastAsia"/>
        </w:rPr>
        <w:t>数据存储方式</w:t>
      </w:r>
    </w:p>
    <w:p>
      <w:pPr>
        <w:rPr>
          <w:rFonts w:hint="eastAsia"/>
        </w:rPr>
      </w:pPr>
    </w:p>
    <w:p>
      <w:pPr>
        <w:pStyle w:val="3"/>
      </w:pPr>
      <w:bookmarkStart w:id="138" w:name="_Toc28629"/>
      <w:r>
        <w:rPr>
          <w:rFonts w:hint="eastAsia"/>
        </w:rPr>
        <w:t>脉动阵列设计</w:t>
      </w:r>
      <w:bookmarkEnd w:id="138"/>
    </w:p>
    <w:p>
      <w:pPr>
        <w:pStyle w:val="4"/>
      </w:pPr>
      <w:r>
        <w:t>Weight-stationary</w:t>
      </w:r>
      <w:r>
        <w:rPr>
          <w:rFonts w:hint="eastAsia"/>
        </w:rPr>
        <w:t>型脉动阵列</w:t>
      </w:r>
    </w:p>
    <w:p>
      <w:pPr>
        <w:jc w:val="center"/>
      </w:pPr>
    </w:p>
    <w:p>
      <w:pPr>
        <w:pStyle w:val="4"/>
      </w:pPr>
      <w:r>
        <w:rPr>
          <w:rFonts w:hint="eastAsia"/>
        </w:rPr>
        <w:t>复数卷积运算单元设计</w:t>
      </w:r>
    </w:p>
    <w:p>
      <w:pPr>
        <w:rPr>
          <w:rFonts w:hint="eastAsia"/>
          <w:sz w:val="21"/>
          <w:szCs w:val="21"/>
        </w:rPr>
      </w:pPr>
    </w:p>
    <w:p>
      <w:pPr>
        <w:pStyle w:val="3"/>
      </w:pPr>
      <w:bookmarkStart w:id="139" w:name="_Toc12186"/>
      <w:r>
        <w:rPr>
          <w:rFonts w:hint="eastAsia"/>
        </w:rPr>
        <w:t>B</w:t>
      </w:r>
      <w:r>
        <w:t>atch Normalization</w:t>
      </w:r>
      <w:r>
        <w:rPr>
          <w:rFonts w:hint="eastAsia"/>
        </w:rPr>
        <w:t>硬件设计</w:t>
      </w:r>
      <w:bookmarkEnd w:id="139"/>
    </w:p>
    <w:p/>
    <w:p/>
    <w:p>
      <w:pPr>
        <w:pStyle w:val="3"/>
      </w:pPr>
      <w:bookmarkStart w:id="140" w:name="_Toc13992"/>
      <w:r>
        <w:rPr>
          <w:rFonts w:hint="eastAsia"/>
        </w:rPr>
        <w:t>本章小结</w:t>
      </w:r>
      <w:bookmarkEnd w:id="140"/>
    </w:p>
    <w:p>
      <w:pPr>
        <w:rPr>
          <w:rFonts w:hint="eastAsia"/>
        </w:rPr>
      </w:pPr>
    </w:p>
    <w:p>
      <w:pPr>
        <w:ind w:firstLine="480" w:firstLineChars="200"/>
      </w:pPr>
    </w:p>
    <w:p>
      <w:pPr>
        <w:pStyle w:val="2"/>
        <w:ind w:left="578" w:hanging="578"/>
      </w:pPr>
      <w:bookmarkStart w:id="141" w:name="_Toc10647"/>
      <w:r>
        <w:rPr>
          <w:rFonts w:hint="eastAsia"/>
        </w:rPr>
        <w:t>B</w:t>
      </w:r>
      <w:r>
        <w:t>CNN</w:t>
      </w:r>
      <w:r>
        <w:rPr>
          <w:rFonts w:hint="eastAsia"/>
        </w:rPr>
        <w:t>专用加速器的系统设计</w:t>
      </w:r>
      <w:bookmarkEnd w:id="141"/>
    </w:p>
    <w:p>
      <w:pPr>
        <w:pStyle w:val="3"/>
      </w:pPr>
      <w:bookmarkStart w:id="142" w:name="_Toc26353"/>
      <w:r>
        <w:rPr>
          <w:rFonts w:hint="eastAsia"/>
        </w:rPr>
        <w:t>引言</w:t>
      </w:r>
      <w:bookmarkEnd w:id="142"/>
    </w:p>
    <w:p>
      <w:pPr>
        <w:pStyle w:val="3"/>
      </w:pPr>
      <w:bookmarkStart w:id="143" w:name="_Toc8483"/>
      <w:r>
        <w:rPr>
          <w:rFonts w:hint="eastAsia"/>
        </w:rPr>
        <w:t>R</w:t>
      </w:r>
      <w:r>
        <w:t>ISC-V</w:t>
      </w:r>
      <w:r>
        <w:rPr>
          <w:rFonts w:hint="eastAsia"/>
        </w:rPr>
        <w:t>处理器及其协处理器</w:t>
      </w:r>
      <w:bookmarkEnd w:id="143"/>
    </w:p>
    <w:p>
      <w:pPr>
        <w:ind w:left="480"/>
        <w:rPr>
          <w:rFonts w:hint="eastAsia"/>
        </w:rPr>
      </w:pPr>
    </w:p>
    <w:p>
      <w:pPr>
        <w:pStyle w:val="4"/>
      </w:pPr>
      <w:r>
        <w:rPr>
          <w:rFonts w:hint="eastAsia"/>
        </w:rPr>
        <w:t>开源处理器Ro</w:t>
      </w:r>
      <w:r>
        <w:t>cket</w:t>
      </w:r>
      <w:r>
        <w:rPr>
          <w:rFonts w:hint="eastAsia"/>
        </w:rPr>
        <w:t>概述</w:t>
      </w:r>
    </w:p>
    <w:p>
      <w:pPr>
        <w:rPr>
          <w:rFonts w:hint="eastAsia"/>
          <w:sz w:val="21"/>
          <w:szCs w:val="21"/>
        </w:rPr>
      </w:pPr>
    </w:p>
    <w:p>
      <w:pPr>
        <w:pStyle w:val="4"/>
      </w:pPr>
      <w:r>
        <w:rPr>
          <w:rFonts w:hint="eastAsia"/>
        </w:rPr>
        <w:t>协处理器Ge</w:t>
      </w:r>
      <w:r>
        <w:t>mmini</w:t>
      </w:r>
      <w:r>
        <w:rPr>
          <w:rFonts w:hint="eastAsia"/>
        </w:rPr>
        <w:t>概述</w:t>
      </w:r>
    </w:p>
    <w:p>
      <w:pPr>
        <w:rPr>
          <w:rFonts w:hint="eastAsia"/>
        </w:rPr>
      </w:pPr>
    </w:p>
    <w:p>
      <w:pPr>
        <w:pStyle w:val="3"/>
      </w:pPr>
      <w:bookmarkStart w:id="144" w:name="_Toc15804"/>
      <w:r>
        <w:rPr>
          <w:rFonts w:hint="eastAsia"/>
        </w:rPr>
        <w:t>指令集（I</w:t>
      </w:r>
      <w:r>
        <w:t>SA</w:t>
      </w:r>
      <w:r>
        <w:rPr>
          <w:rFonts w:hint="eastAsia"/>
        </w:rPr>
        <w:t>）设计</w:t>
      </w:r>
      <w:bookmarkEnd w:id="144"/>
    </w:p>
    <w:p>
      <w:pPr>
        <w:pStyle w:val="4"/>
      </w:pPr>
      <w:r>
        <w:rPr>
          <w:rFonts w:hint="eastAsia"/>
        </w:rPr>
        <w:t>数据移动指令</w:t>
      </w:r>
    </w:p>
    <w:p>
      <w:pPr>
        <w:pStyle w:val="4"/>
      </w:pPr>
      <w:r>
        <w:rPr>
          <w:rFonts w:hint="eastAsia"/>
        </w:rPr>
        <w:t>配置指令</w:t>
      </w:r>
    </w:p>
    <w:p>
      <w:pPr>
        <w:pStyle w:val="4"/>
      </w:pPr>
      <w:r>
        <w:rPr>
          <w:rFonts w:hint="eastAsia"/>
        </w:rPr>
        <w:t>配置指令</w:t>
      </w:r>
    </w:p>
    <w:p>
      <w:pPr>
        <w:rPr>
          <w:rFonts w:hint="eastAsia"/>
        </w:rPr>
      </w:pPr>
    </w:p>
    <w:p>
      <w:pPr>
        <w:rPr>
          <w:rFonts w:hint="eastAsia"/>
        </w:rPr>
      </w:pPr>
    </w:p>
    <w:p>
      <w:pPr>
        <w:pStyle w:val="3"/>
      </w:pPr>
      <w:bookmarkStart w:id="145" w:name="_Toc24719"/>
      <w:r>
        <w:rPr>
          <w:rFonts w:hint="eastAsia"/>
        </w:rPr>
        <w:t>系统硬件架构设计</w:t>
      </w:r>
      <w:bookmarkEnd w:id="145"/>
    </w:p>
    <w:p>
      <w:pPr>
        <w:rPr>
          <w:rFonts w:hint="eastAsia"/>
        </w:rPr>
      </w:pPr>
    </w:p>
    <w:p>
      <w:pPr>
        <w:pStyle w:val="3"/>
      </w:pPr>
      <w:bookmarkStart w:id="146" w:name="_Toc16302"/>
      <w:r>
        <w:rPr>
          <w:rFonts w:hint="eastAsia"/>
        </w:rPr>
        <w:t>系统软件架构设计</w:t>
      </w:r>
      <w:bookmarkEnd w:id="146"/>
    </w:p>
    <w:p>
      <w:pPr>
        <w:rPr>
          <w:rFonts w:hint="eastAsia"/>
          <w:sz w:val="21"/>
          <w:szCs w:val="21"/>
        </w:rPr>
      </w:pPr>
    </w:p>
    <w:p>
      <w:pPr>
        <w:pStyle w:val="3"/>
      </w:pPr>
      <w:bookmarkStart w:id="147" w:name="_Toc30524"/>
      <w:r>
        <w:rPr>
          <w:rFonts w:hint="eastAsia"/>
        </w:rPr>
        <w:t>本章小结</w:t>
      </w:r>
      <w:bookmarkEnd w:id="147"/>
    </w:p>
    <w:p>
      <w:pPr>
        <w:ind w:firstLine="480" w:firstLineChars="200"/>
      </w:pPr>
      <w:r>
        <w:rPr>
          <w:rFonts w:hint="eastAsia"/>
        </w:rPr>
        <w:t>本章</w:t>
      </w:r>
    </w:p>
    <w:p>
      <w:pPr>
        <w:pStyle w:val="2"/>
        <w:ind w:left="578" w:hanging="578"/>
        <w:rPr>
          <w:bCs/>
        </w:rPr>
      </w:pPr>
      <w:r>
        <w:rPr>
          <w:rFonts w:hint="eastAsia"/>
          <w:lang w:val="en-US" w:eastAsia="zh-CN"/>
        </w:rPr>
        <w:t>仿真与性能评估</w:t>
      </w:r>
    </w:p>
    <w:p>
      <w:pPr>
        <w:pStyle w:val="3"/>
      </w:pPr>
      <w:bookmarkStart w:id="148" w:name="_Toc5836"/>
      <w:r>
        <w:rPr>
          <w:rFonts w:hint="eastAsia"/>
        </w:rPr>
        <w:t>引言</w:t>
      </w:r>
      <w:bookmarkEnd w:id="148"/>
    </w:p>
    <w:p>
      <w:pPr>
        <w:ind w:firstLine="420" w:firstLineChars="200"/>
        <w:rPr>
          <w:sz w:val="21"/>
          <w:szCs w:val="21"/>
        </w:rPr>
      </w:pPr>
    </w:p>
    <w:p>
      <w:pPr>
        <w:pStyle w:val="3"/>
      </w:pPr>
      <w:bookmarkStart w:id="149" w:name="_Toc14149"/>
      <w:r>
        <w:rPr>
          <w:rFonts w:hint="eastAsia"/>
        </w:rPr>
        <w:t>功能仿真</w:t>
      </w:r>
      <w:bookmarkEnd w:id="149"/>
    </w:p>
    <w:p>
      <w:pPr>
        <w:pStyle w:val="4"/>
      </w:pPr>
    </w:p>
    <w:p>
      <w:pPr>
        <w:pStyle w:val="3"/>
      </w:pPr>
      <w:bookmarkStart w:id="150" w:name="_Toc32460"/>
      <w:r>
        <w:rPr>
          <w:rFonts w:hint="eastAsia"/>
          <w:lang w:val="en-US" w:eastAsia="zh-CN"/>
        </w:rPr>
        <w:t>性能</w:t>
      </w:r>
      <w:r>
        <w:rPr>
          <w:rFonts w:hint="eastAsia"/>
        </w:rPr>
        <w:t>评估</w:t>
      </w:r>
      <w:bookmarkEnd w:id="150"/>
    </w:p>
    <w:p>
      <w:pPr>
        <w:rPr>
          <w:rFonts w:hint="eastAsia"/>
        </w:rPr>
      </w:pPr>
    </w:p>
    <w:p>
      <w:pPr>
        <w:pStyle w:val="3"/>
      </w:pPr>
      <w:bookmarkStart w:id="151" w:name="_Toc30035"/>
      <w:r>
        <w:rPr>
          <w:rFonts w:hint="eastAsia"/>
        </w:rPr>
        <w:t>本章小结</w:t>
      </w:r>
      <w:bookmarkEnd w:id="151"/>
    </w:p>
    <w:p/>
    <w:p>
      <w:pPr>
        <w:pStyle w:val="2"/>
        <w:ind w:left="576" w:hanging="576"/>
        <w:rPr>
          <w:b w:val="0"/>
        </w:rPr>
      </w:pPr>
      <w:bookmarkStart w:id="152" w:name="_Toc57978759"/>
      <w:bookmarkStart w:id="153" w:name="_Toc4761"/>
      <w:bookmarkStart w:id="154" w:name="_Toc57189257"/>
      <w:bookmarkStart w:id="155" w:name="_Toc89981333"/>
      <w:r>
        <w:rPr>
          <w:b w:val="0"/>
        </w:rPr>
        <w:t>总结与展望</w:t>
      </w:r>
      <w:bookmarkEnd w:id="152"/>
      <w:bookmarkEnd w:id="153"/>
      <w:bookmarkEnd w:id="154"/>
      <w:bookmarkEnd w:id="155"/>
    </w:p>
    <w:p>
      <w:pPr>
        <w:pStyle w:val="3"/>
      </w:pPr>
      <w:bookmarkStart w:id="156" w:name="_Toc45060463"/>
      <w:bookmarkStart w:id="157" w:name="_Toc57978760"/>
      <w:bookmarkStart w:id="158" w:name="_Toc46962986"/>
      <w:bookmarkStart w:id="159" w:name="_Toc16293"/>
      <w:bookmarkStart w:id="160" w:name="_Toc57189258"/>
      <w:r>
        <w:t>本文主要内容及结论</w:t>
      </w:r>
      <w:bookmarkEnd w:id="156"/>
      <w:bookmarkEnd w:id="157"/>
      <w:bookmarkEnd w:id="158"/>
      <w:bookmarkEnd w:id="159"/>
      <w:bookmarkEnd w:id="160"/>
    </w:p>
    <w:p>
      <w:pPr>
        <w:rPr>
          <w:rFonts w:hint="eastAsia"/>
        </w:rPr>
      </w:pPr>
    </w:p>
    <w:p>
      <w:pPr>
        <w:pStyle w:val="3"/>
      </w:pPr>
      <w:bookmarkStart w:id="161" w:name="_Toc57189259"/>
      <w:bookmarkStart w:id="162" w:name="_Toc21399"/>
      <w:bookmarkStart w:id="163" w:name="_Toc46962987"/>
      <w:bookmarkStart w:id="164" w:name="_Toc45060464"/>
      <w:bookmarkStart w:id="165" w:name="_Toc57978761"/>
      <w:r>
        <w:t>本文的主要创新点</w:t>
      </w:r>
      <w:bookmarkEnd w:id="161"/>
      <w:bookmarkEnd w:id="162"/>
      <w:bookmarkEnd w:id="163"/>
      <w:bookmarkEnd w:id="164"/>
      <w:bookmarkEnd w:id="165"/>
    </w:p>
    <w:p>
      <w:pPr>
        <w:rPr>
          <w:rFonts w:hint="eastAsia"/>
        </w:rPr>
      </w:pPr>
    </w:p>
    <w:p>
      <w:pPr>
        <w:pStyle w:val="3"/>
      </w:pPr>
      <w:bookmarkStart w:id="166" w:name="_Toc57978762"/>
      <w:bookmarkStart w:id="167" w:name="_Toc2421"/>
      <w:bookmarkStart w:id="168" w:name="_Toc45060465"/>
      <w:bookmarkStart w:id="169" w:name="_Toc46962988"/>
      <w:bookmarkStart w:id="170" w:name="_Toc57189260"/>
      <w:r>
        <w:t>展望</w:t>
      </w:r>
      <w:bookmarkEnd w:id="166"/>
      <w:bookmarkEnd w:id="167"/>
      <w:bookmarkEnd w:id="168"/>
      <w:bookmarkEnd w:id="169"/>
      <w:bookmarkEnd w:id="170"/>
    </w:p>
    <w:p>
      <w:pPr>
        <w:rPr>
          <w:rFonts w:hint="eastAsia"/>
        </w:rPr>
      </w:pPr>
    </w:p>
    <w:p>
      <w:pPr>
        <w:pStyle w:val="2"/>
        <w:numPr>
          <w:ilvl w:val="0"/>
          <w:numId w:val="0"/>
        </w:numPr>
        <w:rPr>
          <w:b w:val="0"/>
        </w:rPr>
      </w:pPr>
      <w:bookmarkStart w:id="171" w:name="_Toc57189261"/>
      <w:bookmarkStart w:id="172" w:name="_Toc45060466"/>
      <w:bookmarkStart w:id="173" w:name="_Toc46962989"/>
      <w:bookmarkStart w:id="174" w:name="_Toc2542"/>
      <w:bookmarkStart w:id="175" w:name="_Toc377235997"/>
      <w:bookmarkStart w:id="176" w:name="_Toc229915060"/>
      <w:bookmarkStart w:id="177" w:name="_Toc437362354"/>
      <w:bookmarkStart w:id="178" w:name="_Toc379915082"/>
      <w:bookmarkStart w:id="179" w:name="_Toc444250111"/>
      <w:r>
        <w:rPr>
          <w:b w:val="0"/>
        </w:rPr>
        <w:t>致  谢</w:t>
      </w:r>
      <w:bookmarkEnd w:id="171"/>
      <w:bookmarkEnd w:id="172"/>
      <w:bookmarkEnd w:id="173"/>
      <w:bookmarkEnd w:id="174"/>
    </w:p>
    <w:p>
      <w:pPr>
        <w:rPr>
          <w:rFonts w:hint="eastAsia" w:eastAsiaTheme="majorEastAsia"/>
          <w:bCs/>
        </w:rPr>
      </w:pPr>
    </w:p>
    <w:p>
      <w:pPr>
        <w:rPr>
          <w:rFonts w:hint="eastAsia" w:eastAsiaTheme="majorEastAsia"/>
          <w:bCs/>
        </w:rPr>
      </w:pPr>
    </w:p>
    <w:p/>
    <w:p>
      <w:pPr>
        <w:pStyle w:val="2"/>
        <w:numPr>
          <w:ilvl w:val="0"/>
          <w:numId w:val="0"/>
        </w:numPr>
        <w:rPr>
          <w:b w:val="0"/>
        </w:rPr>
      </w:pPr>
      <w:bookmarkStart w:id="180" w:name="_Toc31928"/>
      <w:bookmarkStart w:id="181" w:name="_Toc57189262"/>
      <w:bookmarkStart w:id="182" w:name="_Toc45060467"/>
      <w:bookmarkStart w:id="183" w:name="_Toc46962990"/>
      <w:r>
        <w:rPr>
          <w:b w:val="0"/>
        </w:rPr>
        <w:t>参考文献</w:t>
      </w:r>
      <w:bookmarkEnd w:id="175"/>
      <w:bookmarkEnd w:id="176"/>
      <w:bookmarkEnd w:id="177"/>
      <w:bookmarkEnd w:id="178"/>
      <w:bookmarkEnd w:id="179"/>
      <w:bookmarkEnd w:id="180"/>
      <w:bookmarkEnd w:id="181"/>
      <w:bookmarkEnd w:id="182"/>
      <w:bookmarkEnd w:id="183"/>
      <w:bookmarkStart w:id="184" w:name="_Toc199901761"/>
      <w:bookmarkStart w:id="185" w:name="_Toc199381024"/>
      <w:bookmarkStart w:id="186" w:name="_Toc229791457"/>
    </w:p>
    <w:p>
      <w:pPr>
        <w:rPr>
          <w:rFonts w:hint="eastAsia"/>
        </w:rPr>
      </w:pPr>
      <w:r>
        <w:rPr>
          <w:rFonts w:hint="eastAsia"/>
        </w:rPr>
        <w:t xml:space="preserve">[1] Lopez J M R, Heider K, Scheffran J. Frontiers of urbanization: identifying and </w:t>
      </w:r>
    </w:p>
    <w:p>
      <w:pPr>
        <w:rPr>
          <w:rFonts w:hint="eastAsia"/>
        </w:rPr>
      </w:pPr>
      <w:r>
        <w:rPr>
          <w:rFonts w:hint="eastAsia"/>
        </w:rPr>
        <w:t xml:space="preserve">explaining urbanization hot spots in the south of Mexico City using human and </w:t>
      </w:r>
    </w:p>
    <w:p>
      <w:pPr>
        <w:rPr>
          <w:rFonts w:hint="eastAsia"/>
        </w:rPr>
      </w:pPr>
      <w:r>
        <w:rPr>
          <w:rFonts w:hint="eastAsia"/>
        </w:rPr>
        <w:t xml:space="preserve">remote sensing[J]. Applied geography, 2017, 79: 1-10. </w:t>
      </w:r>
    </w:p>
    <w:p>
      <w:pPr>
        <w:rPr>
          <w:rFonts w:hint="eastAsia"/>
        </w:rPr>
      </w:pPr>
      <w:r>
        <w:rPr>
          <w:rFonts w:hint="eastAsia"/>
        </w:rPr>
        <w:t>[</w:t>
      </w:r>
      <w:r>
        <w:rPr>
          <w:rFonts w:hint="eastAsia"/>
          <w:lang w:val="en-US" w:eastAsia="zh-CN"/>
        </w:rPr>
        <w:t>2</w:t>
      </w:r>
      <w:r>
        <w:rPr>
          <w:rFonts w:hint="eastAsia"/>
        </w:rPr>
        <w:t>] 赵永强, 饶元, 董世鹏,等. 深度学习目标检测方法综述[J].中国图象图形学</w:t>
      </w:r>
    </w:p>
    <w:p>
      <w:pPr>
        <w:rPr>
          <w:rFonts w:hint="eastAsia"/>
        </w:rPr>
      </w:pPr>
      <w:r>
        <w:rPr>
          <w:rFonts w:hint="eastAsia"/>
        </w:rPr>
        <w:t xml:space="preserve">报,2020,25(04):629-654. </w:t>
      </w:r>
    </w:p>
    <w:p>
      <w:pPr>
        <w:rPr>
          <w:rFonts w:hint="eastAsia"/>
        </w:rPr>
      </w:pPr>
      <w:r>
        <w:rPr>
          <w:rFonts w:hint="eastAsia"/>
        </w:rPr>
        <w:t>[</w:t>
      </w:r>
      <w:r>
        <w:rPr>
          <w:rFonts w:hint="eastAsia"/>
          <w:lang w:val="en-US" w:eastAsia="zh-CN"/>
        </w:rPr>
        <w:t>3</w:t>
      </w:r>
      <w:r>
        <w:rPr>
          <w:rFonts w:hint="eastAsia"/>
        </w:rPr>
        <w:t xml:space="preserve">] 侯宇青阳, 全吉成, 王宏伟. 深度学习发展综述[J].舰船电子工程,2017,37(04):5-9+111. </w:t>
      </w:r>
    </w:p>
    <w:p>
      <w:pPr>
        <w:rPr>
          <w:rFonts w:hint="eastAsia"/>
        </w:rPr>
      </w:pPr>
      <w:r>
        <w:rPr>
          <w:rFonts w:ascii="微软雅黑" w:hAnsi="微软雅黑" w:eastAsia="微软雅黑" w:cs="微软雅黑"/>
          <w:i w:val="0"/>
          <w:iCs w:val="0"/>
          <w:caps w:val="0"/>
          <w:color w:val="666666"/>
          <w:spacing w:val="0"/>
          <w:sz w:val="18"/>
          <w:szCs w:val="18"/>
          <w:shd w:val="clear" w:fill="FFFFFF"/>
        </w:rPr>
        <w:t>[</w:t>
      </w:r>
      <w:r>
        <w:rPr>
          <w:rFonts w:hint="eastAsia"/>
          <w:lang w:val="en-US" w:eastAsia="zh-CN"/>
        </w:rPr>
        <w:t>4</w:t>
      </w:r>
      <w:r>
        <w:rPr>
          <w:rFonts w:hint="eastAsia"/>
        </w:rPr>
        <w:t>]冯佳玮. 基于FPGA的二值卷积神经网络加速研究与实现[D].哈尔滨理工大学,2022.DOI:10.27063/d.cnki.ghlgu.2022.000436.</w:t>
      </w:r>
    </w:p>
    <w:p>
      <w:pPr>
        <w:rPr>
          <w:rFonts w:hint="eastAsia"/>
          <w:lang w:val="en-US" w:eastAsia="zh-CN"/>
        </w:rPr>
      </w:pPr>
      <w:r>
        <w:rPr>
          <w:rFonts w:hint="eastAsia"/>
        </w:rPr>
        <w:t>[5]Li H,Kadav A,Durdanovic I,et al.Pruning filters for efficient convnets[J].arXiv preprint</w:t>
      </w:r>
      <w:r>
        <w:rPr>
          <w:rFonts w:hint="eastAsia"/>
          <w:lang w:val="en-US" w:eastAsia="zh-CN"/>
        </w:rPr>
        <w:t xml:space="preserve"> arXiv:1608.08710,2016.</w:t>
      </w:r>
    </w:p>
    <w:p>
      <w:pPr>
        <w:rPr>
          <w:rFonts w:hint="eastAsia" w:eastAsia="宋体"/>
          <w:lang w:val="en-US" w:eastAsia="zh-CN"/>
        </w:rPr>
      </w:pPr>
      <w:r>
        <w:rPr>
          <w:rFonts w:hint="eastAsia" w:eastAsia="宋体"/>
          <w:lang w:val="en-US" w:eastAsia="zh-CN"/>
        </w:rPr>
        <w:t>[6]Luo J­H,Wu J.Autopruner:An end­to­end trainable filter pruning method for efficient deep model</w:t>
      </w:r>
      <w:r>
        <w:rPr>
          <w:rFonts w:hint="eastAsia"/>
          <w:lang w:val="en-US" w:eastAsia="zh-CN"/>
        </w:rPr>
        <w:t xml:space="preserve"> </w:t>
      </w:r>
      <w:r>
        <w:rPr>
          <w:rFonts w:hint="eastAsia" w:eastAsia="宋体"/>
          <w:lang w:val="en-US" w:eastAsia="zh-CN"/>
        </w:rPr>
        <w:t>inference[J].Pattern Recognition,2020,107:107461.</w:t>
      </w:r>
    </w:p>
    <w:p>
      <w:pPr>
        <w:rPr>
          <w:rFonts w:hint="eastAsia" w:eastAsia="宋体"/>
          <w:lang w:val="en-US" w:eastAsia="zh-CN"/>
        </w:rPr>
      </w:pPr>
      <w:r>
        <w:rPr>
          <w:rFonts w:hint="eastAsia" w:eastAsia="宋体"/>
          <w:lang w:val="en-US" w:eastAsia="zh-CN"/>
        </w:rPr>
        <w:t>[</w:t>
      </w:r>
      <w:r>
        <w:rPr>
          <w:rFonts w:hint="eastAsia"/>
          <w:lang w:val="en-US" w:eastAsia="zh-CN"/>
        </w:rPr>
        <w:t>7</w:t>
      </w:r>
      <w:r>
        <w:rPr>
          <w:rFonts w:hint="eastAsia" w:eastAsia="宋体"/>
          <w:lang w:val="en-US" w:eastAsia="zh-CN"/>
        </w:rPr>
        <w:t>]Hur C,Kang S.Entropy­based pruning method for convolutional neural networks[J].The Journal</w:t>
      </w:r>
      <w:r>
        <w:rPr>
          <w:rFonts w:hint="eastAsia"/>
          <w:lang w:val="en-US" w:eastAsia="zh-CN"/>
        </w:rPr>
        <w:t xml:space="preserve"> </w:t>
      </w:r>
      <w:r>
        <w:rPr>
          <w:rFonts w:hint="eastAsia" w:eastAsia="宋体"/>
          <w:lang w:val="en-US" w:eastAsia="zh-CN"/>
        </w:rPr>
        <w:t>of Supercomputing,2019,75(6):2950–2963.</w:t>
      </w:r>
    </w:p>
    <w:p>
      <w:pPr>
        <w:rPr>
          <w:rFonts w:hint="eastAsia" w:eastAsia="宋体"/>
          <w:lang w:val="en-US" w:eastAsia="zh-CN"/>
        </w:rPr>
      </w:pPr>
      <w:r>
        <w:rPr>
          <w:rFonts w:hint="eastAsia" w:eastAsia="宋体"/>
          <w:lang w:val="en-US" w:eastAsia="zh-CN"/>
        </w:rPr>
        <w:t>[</w:t>
      </w:r>
      <w:r>
        <w:rPr>
          <w:rFonts w:hint="eastAsia"/>
          <w:lang w:val="en-US" w:eastAsia="zh-CN"/>
        </w:rPr>
        <w:t>8</w:t>
      </w:r>
      <w:r>
        <w:rPr>
          <w:rFonts w:hint="eastAsia" w:eastAsia="宋体"/>
          <w:lang w:val="en-US" w:eastAsia="zh-CN"/>
        </w:rPr>
        <w:t>]Yao Y,Wu X,Zhang L,et al.Joint representation and truncated inference learning for correlation</w:t>
      </w:r>
      <w:r>
        <w:rPr>
          <w:rFonts w:hint="eastAsia"/>
          <w:lang w:val="en-US" w:eastAsia="zh-CN"/>
        </w:rPr>
        <w:t xml:space="preserve"> </w:t>
      </w:r>
      <w:r>
        <w:rPr>
          <w:rFonts w:hint="eastAsia" w:eastAsia="宋体"/>
          <w:lang w:val="en-US" w:eastAsia="zh-CN"/>
        </w:rPr>
        <w:t>filter based tracking[C]//Proceedings of the European conference on computer vision(ECCV).</w:t>
      </w:r>
      <w:r>
        <w:rPr>
          <w:rFonts w:hint="eastAsia"/>
          <w:lang w:val="en-US" w:eastAsia="zh-CN"/>
        </w:rPr>
        <w:t xml:space="preserve"> </w:t>
      </w:r>
      <w:r>
        <w:rPr>
          <w:rFonts w:hint="eastAsia" w:eastAsia="宋体"/>
          <w:lang w:val="en-US" w:eastAsia="zh-CN"/>
        </w:rPr>
        <w:t>2018:552–567.</w:t>
      </w:r>
    </w:p>
    <w:p>
      <w:pPr>
        <w:rPr>
          <w:rFonts w:hint="eastAsia" w:eastAsia="宋体"/>
          <w:lang w:val="en-US" w:eastAsia="zh-CN"/>
        </w:rPr>
      </w:pPr>
      <w:r>
        <w:rPr>
          <w:rFonts w:hint="eastAsia" w:eastAsia="宋体"/>
          <w:lang w:val="en-US" w:eastAsia="zh-CN"/>
        </w:rPr>
        <w:t>[</w:t>
      </w:r>
      <w:r>
        <w:rPr>
          <w:rFonts w:hint="eastAsia"/>
          <w:lang w:val="en-US" w:eastAsia="zh-CN"/>
        </w:rPr>
        <w:t>9</w:t>
      </w:r>
      <w:r>
        <w:rPr>
          <w:rFonts w:hint="eastAsia" w:eastAsia="宋体"/>
          <w:lang w:val="en-US" w:eastAsia="zh-CN"/>
        </w:rPr>
        <w:t>]Luo J­H,Zhang H,Zhou H­Y,et al.Thinet:pruning cnn filters for a thinner net[J].IEEE transactions</w:t>
      </w:r>
      <w:r>
        <w:rPr>
          <w:rFonts w:hint="eastAsia"/>
          <w:lang w:val="en-US" w:eastAsia="zh-CN"/>
        </w:rPr>
        <w:t xml:space="preserve"> </w:t>
      </w:r>
      <w:r>
        <w:rPr>
          <w:rFonts w:hint="eastAsia" w:eastAsia="宋体"/>
          <w:lang w:val="en-US" w:eastAsia="zh-CN"/>
        </w:rPr>
        <w:t>on pattern analysis and machine intelligence,2018,41(10):2525–2538.</w:t>
      </w:r>
    </w:p>
    <w:p>
      <w:pPr>
        <w:rPr>
          <w:rFonts w:hint="eastAsia" w:eastAsia="宋体"/>
          <w:lang w:val="en-US" w:eastAsia="zh-CN"/>
        </w:rPr>
      </w:pPr>
      <w:r>
        <w:rPr>
          <w:rFonts w:hint="eastAsia" w:eastAsia="宋体"/>
          <w:lang w:val="en-US" w:eastAsia="zh-CN"/>
        </w:rPr>
        <w:t>[</w:t>
      </w:r>
      <w:r>
        <w:rPr>
          <w:rFonts w:hint="eastAsia"/>
          <w:lang w:val="en-US" w:eastAsia="zh-CN"/>
        </w:rPr>
        <w:t>10</w:t>
      </w:r>
      <w:r>
        <w:rPr>
          <w:rFonts w:hint="eastAsia" w:eastAsia="宋体"/>
          <w:lang w:val="en-US" w:eastAsia="zh-CN"/>
        </w:rPr>
        <w:t>]Wen W,Wu C,Wang Y,et al.Learning structured sparsity in deep neural networks[C]//Proceedings</w:t>
      </w:r>
      <w:r>
        <w:rPr>
          <w:rFonts w:hint="eastAsia"/>
          <w:lang w:val="en-US" w:eastAsia="zh-CN"/>
        </w:rPr>
        <w:t xml:space="preserve"> </w:t>
      </w:r>
      <w:r>
        <w:rPr>
          <w:rFonts w:hint="eastAsia" w:eastAsia="宋体"/>
          <w:lang w:val="en-US" w:eastAsia="zh-CN"/>
        </w:rPr>
        <w:t>of</w:t>
      </w:r>
      <w:r>
        <w:rPr>
          <w:rFonts w:hint="eastAsia"/>
          <w:lang w:val="en-US" w:eastAsia="zh-CN"/>
        </w:rPr>
        <w:t xml:space="preserve"> </w:t>
      </w:r>
      <w:r>
        <w:rPr>
          <w:rFonts w:hint="eastAsia" w:eastAsia="宋体"/>
          <w:lang w:val="en-US" w:eastAsia="zh-CN"/>
        </w:rPr>
        <w:t>the 30th International Conference on Neural Information Processing Systems.2016:2082–2090.</w:t>
      </w:r>
    </w:p>
    <w:p>
      <w:pPr>
        <w:rPr>
          <w:rFonts w:hint="eastAsia" w:eastAsia="宋体"/>
          <w:lang w:val="en-US" w:eastAsia="zh-CN"/>
        </w:rPr>
      </w:pPr>
      <w:r>
        <w:rPr>
          <w:rFonts w:hint="eastAsia" w:eastAsia="宋体"/>
          <w:lang w:val="en-US" w:eastAsia="zh-CN"/>
        </w:rPr>
        <w:t>[</w:t>
      </w:r>
      <w:r>
        <w:rPr>
          <w:rFonts w:hint="eastAsia"/>
          <w:lang w:val="en-US" w:eastAsia="zh-CN"/>
        </w:rPr>
        <w:t>11</w:t>
      </w:r>
      <w:r>
        <w:rPr>
          <w:rFonts w:hint="eastAsia" w:eastAsia="宋体"/>
          <w:lang w:val="en-US" w:eastAsia="zh-CN"/>
        </w:rPr>
        <w:t>]Jiang L,Zhang H,Yu L.Robust Time­Frequency Reconstruction by Learning Structured Sparsity[J].</w:t>
      </w:r>
      <w:r>
        <w:rPr>
          <w:rFonts w:hint="eastAsia"/>
          <w:lang w:val="en-US" w:eastAsia="zh-CN"/>
        </w:rPr>
        <w:t xml:space="preserve"> </w:t>
      </w:r>
      <w:r>
        <w:rPr>
          <w:rFonts w:hint="eastAsia" w:eastAsia="宋体"/>
          <w:lang w:val="en-US" w:eastAsia="zh-CN"/>
        </w:rPr>
        <w:t>arXiv preprint arXiv:2004.14820,2020.</w:t>
      </w:r>
    </w:p>
    <w:p>
      <w:pPr>
        <w:rPr>
          <w:rFonts w:hint="eastAsia" w:eastAsia="宋体"/>
          <w:lang w:val="en-US" w:eastAsia="zh-CN"/>
        </w:rPr>
      </w:pPr>
      <w:r>
        <w:rPr>
          <w:rFonts w:hint="eastAsia" w:eastAsia="宋体"/>
          <w:lang w:val="en-US" w:eastAsia="zh-CN"/>
        </w:rPr>
        <w:t>[</w:t>
      </w:r>
      <w:r>
        <w:rPr>
          <w:rFonts w:hint="eastAsia"/>
          <w:lang w:val="en-US" w:eastAsia="zh-CN"/>
        </w:rPr>
        <w:t>12</w:t>
      </w:r>
      <w:r>
        <w:rPr>
          <w:rFonts w:hint="eastAsia" w:eastAsia="宋体"/>
          <w:lang w:val="en-US" w:eastAsia="zh-CN"/>
        </w:rPr>
        <w:t>]Tong and Wu Geng C,Tan C,FANG B,et al.CQNN:a CGRA­based QNN Framework[C]//2020</w:t>
      </w:r>
      <w:r>
        <w:rPr>
          <w:rFonts w:hint="eastAsia"/>
          <w:lang w:val="en-US" w:eastAsia="zh-CN"/>
        </w:rPr>
        <w:t xml:space="preserve"> </w:t>
      </w:r>
      <w:r>
        <w:rPr>
          <w:rFonts w:hint="eastAsia" w:eastAsia="宋体"/>
          <w:lang w:val="en-US" w:eastAsia="zh-CN"/>
        </w:rPr>
        <w:t>IEEE High Performance Extreme Computing Conference(HPEC).2020:1–7.</w:t>
      </w:r>
    </w:p>
    <w:p>
      <w:pPr>
        <w:rPr>
          <w:rFonts w:hint="eastAsia" w:eastAsia="宋体"/>
          <w:lang w:val="en-US" w:eastAsia="zh-CN"/>
        </w:rPr>
      </w:pPr>
      <w:r>
        <w:rPr>
          <w:rFonts w:hint="eastAsia" w:eastAsia="宋体"/>
          <w:lang w:val="en-US" w:eastAsia="zh-CN"/>
        </w:rPr>
        <w:t>[</w:t>
      </w:r>
      <w:r>
        <w:rPr>
          <w:rFonts w:hint="eastAsia"/>
          <w:lang w:val="en-US" w:eastAsia="zh-CN"/>
        </w:rPr>
        <w:t>13</w:t>
      </w:r>
      <w:r>
        <w:rPr>
          <w:rFonts w:hint="eastAsia" w:eastAsia="宋体"/>
          <w:lang w:val="en-US" w:eastAsia="zh-CN"/>
        </w:rPr>
        <w:t>]Choi J,Chuang P I­J,Wang Z,et al.Bridging the accuracy gap for 2­bit quantized neural networks</w:t>
      </w:r>
      <w:r>
        <w:rPr>
          <w:rFonts w:hint="eastAsia"/>
          <w:lang w:val="en-US" w:eastAsia="zh-CN"/>
        </w:rPr>
        <w:t xml:space="preserve"> </w:t>
      </w:r>
      <w:r>
        <w:rPr>
          <w:rFonts w:hint="eastAsia" w:eastAsia="宋体"/>
          <w:lang w:val="en-US" w:eastAsia="zh-CN"/>
        </w:rPr>
        <w:t>(qnn)[J].arXiv preprint arXiv:1807.06964,2018.</w:t>
      </w:r>
    </w:p>
    <w:p>
      <w:pPr>
        <w:rPr>
          <w:rFonts w:hint="eastAsia" w:eastAsia="宋体"/>
          <w:lang w:val="en-US" w:eastAsia="zh-CN"/>
        </w:rPr>
      </w:pPr>
      <w:r>
        <w:rPr>
          <w:rFonts w:hint="eastAsia" w:eastAsia="宋体"/>
          <w:lang w:val="en-US" w:eastAsia="zh-CN"/>
        </w:rPr>
        <w:t>[</w:t>
      </w:r>
      <w:r>
        <w:rPr>
          <w:rFonts w:hint="eastAsia"/>
          <w:lang w:val="en-US" w:eastAsia="zh-CN"/>
        </w:rPr>
        <w:t>14</w:t>
      </w:r>
      <w:r>
        <w:rPr>
          <w:rFonts w:hint="eastAsia" w:eastAsia="宋体"/>
          <w:lang w:val="en-US" w:eastAsia="zh-CN"/>
        </w:rPr>
        <w:t xml:space="preserve">] Courbariaux M, Hubara I, Soudry D, et al. Binarized neural networks: Training deep neural networks with weights and activations constrained to+ 1 or-1[J]. ar Xiv preprint arXiv:1602.02830, 2016. </w:t>
      </w:r>
    </w:p>
    <w:p>
      <w:pPr>
        <w:rPr>
          <w:rFonts w:hint="eastAsia" w:eastAsia="宋体"/>
          <w:lang w:val="en-US" w:eastAsia="zh-CN"/>
        </w:rPr>
      </w:pPr>
      <w:r>
        <w:rPr>
          <w:rFonts w:hint="eastAsia" w:eastAsia="宋体"/>
          <w:lang w:val="en-US" w:eastAsia="zh-CN"/>
        </w:rPr>
        <w:t>[</w:t>
      </w:r>
      <w:r>
        <w:rPr>
          <w:rFonts w:hint="eastAsia"/>
          <w:lang w:val="en-US" w:eastAsia="zh-CN"/>
        </w:rPr>
        <w:t>15</w:t>
      </w:r>
      <w:r>
        <w:rPr>
          <w:rFonts w:hint="eastAsia" w:eastAsia="宋体"/>
          <w:lang w:val="en-US" w:eastAsia="zh-CN"/>
        </w:rPr>
        <w:t>] Y. Li, T. Geng, A. Li, and H. Yu, “Bcnn: Binary complex neural</w:t>
      </w:r>
      <w:r>
        <w:rPr>
          <w:rFonts w:hint="eastAsia"/>
          <w:lang w:val="en-US" w:eastAsia="zh-CN"/>
        </w:rPr>
        <w:t xml:space="preserve"> </w:t>
      </w:r>
      <w:r>
        <w:rPr>
          <w:rFonts w:hint="eastAsia" w:eastAsia="宋体"/>
          <w:lang w:val="en-US" w:eastAsia="zh-CN"/>
        </w:rPr>
        <w:t>network,” arXiv preprint arXiv:2104.10044, 2021.</w:t>
      </w:r>
    </w:p>
    <w:p>
      <w:pPr>
        <w:rPr>
          <w:rFonts w:hint="eastAsia" w:eastAsia="宋体"/>
          <w:lang w:val="en-US" w:eastAsia="zh-CN"/>
        </w:rPr>
      </w:pPr>
      <w:r>
        <w:rPr>
          <w:rFonts w:hint="eastAsia" w:eastAsia="宋体"/>
          <w:lang w:val="en-US" w:eastAsia="zh-CN"/>
        </w:rPr>
        <w:t>[</w:t>
      </w:r>
      <w:r>
        <w:rPr>
          <w:rFonts w:hint="eastAsia"/>
          <w:lang w:val="en-US" w:eastAsia="zh-CN"/>
        </w:rPr>
        <w:t>16</w:t>
      </w:r>
      <w:r>
        <w:rPr>
          <w:rFonts w:hint="eastAsia" w:eastAsia="宋体"/>
          <w:lang w:val="en-US" w:eastAsia="zh-CN"/>
        </w:rPr>
        <w:t>] M. Courbariaux, I. Hubara, D. Soudry, R. El-Yaniv, and Y. Bengio,“Binarized neural networks: Training deep neural networks with weights</w:t>
      </w:r>
      <w:r>
        <w:rPr>
          <w:rFonts w:hint="eastAsia"/>
          <w:lang w:val="en-US" w:eastAsia="zh-CN"/>
        </w:rPr>
        <w:t xml:space="preserve"> </w:t>
      </w:r>
      <w:r>
        <w:rPr>
          <w:rFonts w:hint="eastAsia" w:eastAsia="宋体"/>
          <w:lang w:val="en-US" w:eastAsia="zh-CN"/>
        </w:rPr>
        <w:t>and activations constrained to+ 1 or-1,” arXiv preprint arXiv:1602.02830,2016.</w:t>
      </w:r>
    </w:p>
    <w:p>
      <w:pPr>
        <w:rPr>
          <w:rFonts w:hint="eastAsia" w:eastAsia="宋体"/>
          <w:lang w:val="en-US" w:eastAsia="zh-CN"/>
        </w:rPr>
      </w:pPr>
      <w:r>
        <w:rPr>
          <w:rFonts w:hint="eastAsia" w:eastAsia="宋体"/>
          <w:lang w:val="en-US" w:eastAsia="zh-CN"/>
        </w:rPr>
        <w:t>[</w:t>
      </w:r>
      <w:r>
        <w:rPr>
          <w:rFonts w:hint="eastAsia"/>
          <w:lang w:val="en-US" w:eastAsia="zh-CN"/>
        </w:rPr>
        <w:t>17</w:t>
      </w:r>
      <w:r>
        <w:rPr>
          <w:rFonts w:hint="eastAsia" w:eastAsia="宋体"/>
          <w:lang w:val="en-US" w:eastAsia="zh-CN"/>
        </w:rPr>
        <w:t>] A. Li, T. Geng, T. Wang, M. Herbordt, S. L. Song, and K. Barker,“Bstc: A novel binarized-soft-tensor-core design for accelerating bit-based approximated neural nets,” in Proceedings of the International</w:t>
      </w:r>
      <w:r>
        <w:rPr>
          <w:rFonts w:hint="eastAsia"/>
          <w:lang w:val="en-US" w:eastAsia="zh-CN"/>
        </w:rPr>
        <w:t xml:space="preserve"> </w:t>
      </w:r>
      <w:r>
        <w:rPr>
          <w:rFonts w:hint="eastAsia" w:eastAsia="宋体"/>
          <w:lang w:val="en-US" w:eastAsia="zh-CN"/>
        </w:rPr>
        <w:t>Conference for High Performance Computing, Networking, Storage and</w:t>
      </w:r>
      <w:r>
        <w:rPr>
          <w:rFonts w:hint="eastAsia"/>
          <w:lang w:val="en-US" w:eastAsia="zh-CN"/>
        </w:rPr>
        <w:t xml:space="preserve"> </w:t>
      </w:r>
      <w:r>
        <w:rPr>
          <w:rFonts w:hint="eastAsia" w:eastAsia="宋体"/>
          <w:lang w:val="en-US" w:eastAsia="zh-CN"/>
        </w:rPr>
        <w:t>Analysis, 2019, pp. 1–30.</w:t>
      </w:r>
    </w:p>
    <w:p>
      <w:pPr>
        <w:rPr>
          <w:rFonts w:hint="eastAsia" w:eastAsia="宋体"/>
          <w:lang w:val="en-US" w:eastAsia="zh-CN"/>
        </w:rPr>
      </w:pPr>
      <w:r>
        <w:rPr>
          <w:rFonts w:hint="eastAsia" w:eastAsia="宋体"/>
          <w:lang w:val="en-US" w:eastAsia="zh-CN"/>
        </w:rPr>
        <w:t>[</w:t>
      </w:r>
      <w:r>
        <w:rPr>
          <w:rFonts w:hint="eastAsia"/>
          <w:lang w:val="en-US" w:eastAsia="zh-CN"/>
        </w:rPr>
        <w:t>18</w:t>
      </w:r>
      <w:r>
        <w:rPr>
          <w:rFonts w:hint="eastAsia" w:eastAsia="宋体"/>
          <w:lang w:val="en-US" w:eastAsia="zh-CN"/>
        </w:rPr>
        <w:t>] A. Li and S. M. Su, “Accelerating binarized neural networks via bit-tensor-cores in turing gpus,” IEEE Transactions on Parallel and Distributed</w:t>
      </w:r>
      <w:r>
        <w:rPr>
          <w:rFonts w:hint="eastAsia"/>
          <w:lang w:val="en-US" w:eastAsia="zh-CN"/>
        </w:rPr>
        <w:t xml:space="preserve"> </w:t>
      </w:r>
      <w:r>
        <w:rPr>
          <w:rFonts w:hint="eastAsia" w:eastAsia="宋体"/>
          <w:lang w:val="en-US" w:eastAsia="zh-CN"/>
        </w:rPr>
        <w:t>Systems, 2020.</w:t>
      </w:r>
    </w:p>
    <w:p>
      <w:pPr>
        <w:rPr>
          <w:rFonts w:hint="eastAsia" w:eastAsia="宋体"/>
          <w:lang w:val="en-US" w:eastAsia="zh-CN"/>
        </w:rPr>
      </w:pPr>
      <w:r>
        <w:rPr>
          <w:rFonts w:hint="eastAsia" w:eastAsia="宋体"/>
          <w:lang w:val="en-US" w:eastAsia="zh-CN"/>
        </w:rPr>
        <w:t>[</w:t>
      </w:r>
      <w:r>
        <w:rPr>
          <w:rFonts w:hint="eastAsia"/>
          <w:lang w:val="en-US" w:eastAsia="zh-CN"/>
        </w:rPr>
        <w:t>19</w:t>
      </w:r>
      <w:r>
        <w:rPr>
          <w:rFonts w:hint="eastAsia" w:eastAsia="宋体"/>
          <w:lang w:val="en-US" w:eastAsia="zh-CN"/>
        </w:rPr>
        <w:t>] T. Geng, T. Wang, C. Wu, C. Yang, W. Wu, A. Li, and M. C. Herbordt,“O3bnn: An out-of-order architecture for high-performance binarized</w:t>
      </w:r>
      <w:r>
        <w:rPr>
          <w:rFonts w:hint="eastAsia"/>
          <w:lang w:val="en-US" w:eastAsia="zh-CN"/>
        </w:rPr>
        <w:t xml:space="preserve"> </w:t>
      </w:r>
      <w:r>
        <w:rPr>
          <w:rFonts w:hint="eastAsia" w:eastAsia="宋体"/>
          <w:lang w:val="en-US" w:eastAsia="zh-CN"/>
        </w:rPr>
        <w:t>neural network inference with ﬁne-grained pruning,” in Proceedings</w:t>
      </w:r>
      <w:r>
        <w:rPr>
          <w:rFonts w:hint="eastAsia"/>
          <w:lang w:val="en-US" w:eastAsia="zh-CN"/>
        </w:rPr>
        <w:t xml:space="preserve"> </w:t>
      </w:r>
      <w:r>
        <w:rPr>
          <w:rFonts w:hint="eastAsia" w:eastAsia="宋体"/>
          <w:lang w:val="en-US" w:eastAsia="zh-CN"/>
        </w:rPr>
        <w:t>of the ACM International Conference on Supercomputing, 2019, pp.461–472.</w:t>
      </w:r>
    </w:p>
    <w:p>
      <w:pPr>
        <w:tabs>
          <w:tab w:val="left" w:pos="2445"/>
        </w:tabs>
        <w:rPr>
          <w:rFonts w:hint="eastAsia"/>
          <w:lang w:val="en-US" w:eastAsia="zh-CN"/>
        </w:rPr>
      </w:pPr>
      <w:r>
        <w:rPr>
          <w:rFonts w:hint="eastAsia"/>
          <w:lang w:val="en-US" w:eastAsia="zh-CN"/>
        </w:rPr>
        <w:t>[20] T. Geng, A. Li, T. Wang, C. Wu, Y. Li, R. Shi, W. Wu, and M. Herbordt,“O3bnn-r: An out-of-order architecture for high-performance and regu-larized bnn inference,” IEEE Transactions on Parallel and Distributed Systems, vol. 32, no. 1, pp. 199–213, 2020.</w:t>
      </w:r>
    </w:p>
    <w:p>
      <w:pPr>
        <w:tabs>
          <w:tab w:val="left" w:pos="2445"/>
        </w:tabs>
        <w:rPr>
          <w:rFonts w:hint="eastAsia"/>
          <w:lang w:val="en-US" w:eastAsia="zh-CN"/>
        </w:rPr>
      </w:pPr>
      <w:r>
        <w:rPr>
          <w:rFonts w:hint="eastAsia"/>
          <w:lang w:val="en-US" w:eastAsia="zh-CN"/>
        </w:rPr>
        <w:t>[21] T. Geng, T. Wang, C. Wu, C. Yang, S. L. Song, A. Li, and M. Herbordt,“Lp-bnn: Ultra-low-latency bnn inference with layer parallelism,” in 2019 IEEE 30th International Conference on Application-speciﬁc Systems,Architectures and Processors (ASAP), vol. 2160. IEEE, 2019, pp. 9–16.</w:t>
      </w:r>
    </w:p>
    <w:p>
      <w:pPr>
        <w:tabs>
          <w:tab w:val="left" w:pos="2445"/>
        </w:tabs>
        <w:rPr>
          <w:rFonts w:hint="eastAsia"/>
          <w:lang w:val="en-US" w:eastAsia="zh-CN"/>
        </w:rPr>
      </w:pPr>
      <w:r>
        <w:rPr>
          <w:rFonts w:hint="eastAsia"/>
          <w:lang w:val="en-US" w:eastAsia="zh-CN"/>
        </w:rPr>
        <w:t>[22] N. Narodytska, “Formal analysis of deep binarized neural networks.” in IJCAI, 2018, pp. 5692–5696.</w:t>
      </w:r>
    </w:p>
    <w:p>
      <w:pPr>
        <w:tabs>
          <w:tab w:val="left" w:pos="2445"/>
        </w:tabs>
        <w:rPr>
          <w:rFonts w:hint="eastAsia"/>
          <w:lang w:val="en-US" w:eastAsia="zh-CN"/>
        </w:rPr>
      </w:pPr>
      <w:r>
        <w:rPr>
          <w:rFonts w:hint="eastAsia"/>
          <w:lang w:val="en-US" w:eastAsia="zh-CN"/>
        </w:rPr>
        <w:t>[23] N. Narodytska, S. Kasiviswanathan, L. Ryzhyk, M. Sagiv, and T. Walsh,“Verifying properties of binarized deep neural networks,” in Proceedings of the AAAI Conference on Artiﬁcial Intelligence, vol. 32, no. 1, 2018.</w:t>
      </w:r>
    </w:p>
    <w:p>
      <w:pPr>
        <w:rPr>
          <w:rFonts w:hint="eastAsia" w:eastAsia="宋体"/>
          <w:lang w:val="en-US" w:eastAsia="zh-CN"/>
        </w:rPr>
      </w:pPr>
      <w:r>
        <w:rPr>
          <w:rFonts w:hint="eastAsia" w:eastAsia="宋体"/>
          <w:lang w:val="en-US" w:eastAsia="zh-CN"/>
        </w:rPr>
        <w:t>[</w:t>
      </w:r>
      <w:r>
        <w:rPr>
          <w:rFonts w:hint="eastAsia"/>
          <w:lang w:val="en-US" w:eastAsia="zh-CN"/>
        </w:rPr>
        <w:t>24</w:t>
      </w:r>
      <w:r>
        <w:rPr>
          <w:rFonts w:hint="eastAsia" w:eastAsia="宋体"/>
          <w:lang w:val="en-US" w:eastAsia="zh-CN"/>
        </w:rPr>
        <w:t>] C.-H. Huang, “An fpga-based hardware/software design using binarized</w:t>
      </w:r>
      <w:r>
        <w:rPr>
          <w:rFonts w:hint="eastAsia"/>
          <w:lang w:val="en-US" w:eastAsia="zh-CN"/>
        </w:rPr>
        <w:t xml:space="preserve"> </w:t>
      </w:r>
      <w:r>
        <w:rPr>
          <w:rFonts w:hint="eastAsia" w:eastAsia="宋体"/>
          <w:lang w:val="en-US" w:eastAsia="zh-CN"/>
        </w:rPr>
        <w:t>neural networks for agricultural applications: A case study,” IEEE Access,</w:t>
      </w:r>
      <w:r>
        <w:rPr>
          <w:rFonts w:hint="eastAsia"/>
          <w:lang w:val="en-US" w:eastAsia="zh-CN"/>
        </w:rPr>
        <w:t xml:space="preserve"> </w:t>
      </w:r>
      <w:r>
        <w:rPr>
          <w:rFonts w:hint="eastAsia" w:eastAsia="宋体"/>
          <w:lang w:val="en-US" w:eastAsia="zh-CN"/>
        </w:rPr>
        <w:t>vol. 9, pp. 26 523–26 531, 2021.</w:t>
      </w:r>
    </w:p>
    <w:p>
      <w:pPr>
        <w:rPr>
          <w:rFonts w:hint="eastAsia" w:eastAsia="宋体"/>
          <w:lang w:val="en-US" w:eastAsia="zh-CN"/>
        </w:rPr>
      </w:pPr>
      <w:r>
        <w:rPr>
          <w:rFonts w:hint="eastAsia" w:eastAsia="宋体"/>
          <w:lang w:val="en-US" w:eastAsia="zh-CN"/>
        </w:rPr>
        <w:t>[</w:t>
      </w:r>
      <w:r>
        <w:rPr>
          <w:rFonts w:hint="eastAsia"/>
          <w:lang w:val="en-US" w:eastAsia="zh-CN"/>
        </w:rPr>
        <w:t>25</w:t>
      </w:r>
      <w:r>
        <w:rPr>
          <w:rFonts w:hint="eastAsia" w:eastAsia="宋体"/>
          <w:lang w:val="en-US" w:eastAsia="zh-CN"/>
        </w:rPr>
        <w:t>] Y. Ma, H. Xiong, Z. Hu, and L. Ma, “Efﬁcient super resolution using</w:t>
      </w:r>
      <w:r>
        <w:rPr>
          <w:rFonts w:hint="eastAsia"/>
          <w:lang w:val="en-US" w:eastAsia="zh-CN"/>
        </w:rPr>
        <w:t xml:space="preserve"> </w:t>
      </w:r>
      <w:r>
        <w:rPr>
          <w:rFonts w:hint="eastAsia" w:eastAsia="宋体"/>
          <w:lang w:val="en-US" w:eastAsia="zh-CN"/>
        </w:rPr>
        <w:t>binarized neural network,” in Proceedings of the IEEE/CVF Conference</w:t>
      </w:r>
      <w:r>
        <w:rPr>
          <w:rFonts w:hint="eastAsia"/>
          <w:lang w:val="en-US" w:eastAsia="zh-CN"/>
        </w:rPr>
        <w:t xml:space="preserve"> </w:t>
      </w:r>
      <w:r>
        <w:rPr>
          <w:rFonts w:hint="eastAsia" w:eastAsia="宋体"/>
          <w:lang w:val="en-US" w:eastAsia="zh-CN"/>
        </w:rPr>
        <w:t>on Computer Vision and Pattern Recognition Workshops, 2019, pp. 0–0.</w:t>
      </w:r>
    </w:p>
    <w:p>
      <w:pPr>
        <w:rPr>
          <w:rFonts w:hint="eastAsia" w:eastAsia="宋体"/>
          <w:lang w:val="en-US" w:eastAsia="zh-CN"/>
        </w:rPr>
      </w:pPr>
      <w:r>
        <w:rPr>
          <w:rFonts w:hint="eastAsia" w:eastAsia="宋体"/>
          <w:lang w:val="en-US" w:eastAsia="zh-CN"/>
        </w:rPr>
        <w:t>[</w:t>
      </w:r>
      <w:r>
        <w:rPr>
          <w:rFonts w:hint="eastAsia"/>
          <w:lang w:val="en-US" w:eastAsia="zh-CN"/>
        </w:rPr>
        <w:t>26</w:t>
      </w:r>
      <w:r>
        <w:rPr>
          <w:rFonts w:hint="eastAsia" w:eastAsia="宋体"/>
          <w:lang w:val="en-US" w:eastAsia="zh-CN"/>
        </w:rPr>
        <w:t>] C. Ma, Y. Guo, Y. Lei, and W. An, “Binary volumetric convolutional</w:t>
      </w:r>
      <w:r>
        <w:rPr>
          <w:rFonts w:hint="eastAsia"/>
          <w:lang w:val="en-US" w:eastAsia="zh-CN"/>
        </w:rPr>
        <w:t xml:space="preserve"> </w:t>
      </w:r>
      <w:r>
        <w:rPr>
          <w:rFonts w:hint="eastAsia" w:eastAsia="宋体"/>
          <w:lang w:val="en-US" w:eastAsia="zh-CN"/>
        </w:rPr>
        <w:t>neural networks for 3-d object recognition,” IEEE Transactions on</w:t>
      </w:r>
      <w:r>
        <w:rPr>
          <w:rFonts w:hint="eastAsia"/>
          <w:lang w:val="en-US" w:eastAsia="zh-CN"/>
        </w:rPr>
        <w:t xml:space="preserve"> </w:t>
      </w:r>
      <w:r>
        <w:rPr>
          <w:rFonts w:hint="eastAsia" w:eastAsia="宋体"/>
          <w:lang w:val="en-US" w:eastAsia="zh-CN"/>
        </w:rPr>
        <w:t>Instrumentation and Measurement, vol. 68, no. 1, pp. 38–48, 2018.</w:t>
      </w:r>
    </w:p>
    <w:p>
      <w:pPr>
        <w:rPr>
          <w:rFonts w:hint="eastAsia" w:eastAsia="宋体"/>
          <w:lang w:val="en-US" w:eastAsia="zh-CN"/>
        </w:rPr>
      </w:pPr>
      <w:r>
        <w:rPr>
          <w:rFonts w:hint="eastAsia" w:eastAsia="宋体"/>
          <w:lang w:val="en-US" w:eastAsia="zh-CN"/>
        </w:rPr>
        <w:t>[</w:t>
      </w:r>
      <w:r>
        <w:rPr>
          <w:rFonts w:hint="eastAsia"/>
          <w:lang w:val="en-US" w:eastAsia="zh-CN"/>
        </w:rPr>
        <w:t>27</w:t>
      </w:r>
      <w:r>
        <w:rPr>
          <w:rFonts w:hint="eastAsia" w:eastAsia="宋体"/>
          <w:lang w:val="en-US" w:eastAsia="zh-CN"/>
        </w:rPr>
        <w:t>] G. Chen, H. Meng, Y. Liang, and K. Huang, “Gpu-accelerated real-time</w:t>
      </w:r>
      <w:r>
        <w:rPr>
          <w:rFonts w:hint="eastAsia"/>
          <w:lang w:val="en-US" w:eastAsia="zh-CN"/>
        </w:rPr>
        <w:t xml:space="preserve"> </w:t>
      </w:r>
      <w:r>
        <w:rPr>
          <w:rFonts w:hint="eastAsia" w:eastAsia="宋体"/>
          <w:lang w:val="en-US" w:eastAsia="zh-CN"/>
        </w:rPr>
        <w:t>stereo estimation with binary neural network,” IEEE Transactions on</w:t>
      </w:r>
      <w:r>
        <w:rPr>
          <w:rFonts w:hint="eastAsia"/>
          <w:lang w:val="en-US" w:eastAsia="zh-CN"/>
        </w:rPr>
        <w:t xml:space="preserve"> </w:t>
      </w:r>
      <w:r>
        <w:rPr>
          <w:rFonts w:hint="eastAsia" w:eastAsia="宋体"/>
          <w:lang w:val="en-US" w:eastAsia="zh-CN"/>
        </w:rPr>
        <w:t>Parallel and Distributed Systems, vol. 31, no. 12, pp. 2896–2907, 2020.</w:t>
      </w:r>
    </w:p>
    <w:p>
      <w:pPr>
        <w:rPr>
          <w:rFonts w:hint="eastAsia" w:eastAsia="宋体"/>
          <w:lang w:val="en-US" w:eastAsia="zh-CN"/>
        </w:rPr>
      </w:pPr>
      <w:r>
        <w:rPr>
          <w:rFonts w:hint="eastAsia" w:eastAsia="宋体"/>
          <w:lang w:val="en-US" w:eastAsia="zh-CN"/>
        </w:rPr>
        <w:t>[</w:t>
      </w:r>
      <w:r>
        <w:rPr>
          <w:rFonts w:hint="eastAsia"/>
          <w:lang w:val="en-US" w:eastAsia="zh-CN"/>
        </w:rPr>
        <w:t>28</w:t>
      </w:r>
      <w:r>
        <w:rPr>
          <w:rFonts w:hint="eastAsia" w:eastAsia="宋体"/>
          <w:lang w:val="en-US" w:eastAsia="zh-CN"/>
        </w:rPr>
        <w:t>] N. Fasfous, M.-R. Vemparala, A. Frickenstein, L. Frickenstein, and</w:t>
      </w:r>
      <w:r>
        <w:rPr>
          <w:rFonts w:hint="eastAsia"/>
          <w:lang w:val="en-US" w:eastAsia="zh-CN"/>
        </w:rPr>
        <w:t xml:space="preserve"> </w:t>
      </w:r>
      <w:r>
        <w:rPr>
          <w:rFonts w:hint="eastAsia" w:eastAsia="宋体"/>
          <w:lang w:val="en-US" w:eastAsia="zh-CN"/>
        </w:rPr>
        <w:t>W. Stechele, “Binarycop: Binary neural network-based covid-19 face-mask wear and positioning predictor on edge devices,” arXiv preprint</w:t>
      </w:r>
      <w:r>
        <w:rPr>
          <w:rFonts w:hint="eastAsia"/>
          <w:lang w:val="en-US" w:eastAsia="zh-CN"/>
        </w:rPr>
        <w:t xml:space="preserve"> </w:t>
      </w:r>
      <w:r>
        <w:rPr>
          <w:rFonts w:hint="eastAsia" w:eastAsia="宋体"/>
          <w:lang w:val="en-US" w:eastAsia="zh-CN"/>
        </w:rPr>
        <w:t>arXiv:2102.03456, 2021.</w:t>
      </w:r>
    </w:p>
    <w:p>
      <w:pPr>
        <w:rPr>
          <w:rFonts w:hint="eastAsia" w:eastAsia="宋体"/>
          <w:lang w:val="en-US" w:eastAsia="zh-CN"/>
        </w:rPr>
      </w:pPr>
      <w:r>
        <w:rPr>
          <w:rFonts w:hint="eastAsia" w:eastAsia="宋体"/>
          <w:lang w:val="en-US" w:eastAsia="zh-CN"/>
        </w:rPr>
        <w:t>[</w:t>
      </w:r>
      <w:r>
        <w:rPr>
          <w:rFonts w:hint="eastAsia"/>
          <w:lang w:val="en-US" w:eastAsia="zh-CN"/>
        </w:rPr>
        <w:t>29</w:t>
      </w:r>
      <w:r>
        <w:rPr>
          <w:rFonts w:hint="eastAsia" w:eastAsia="宋体"/>
          <w:lang w:val="en-US" w:eastAsia="zh-CN"/>
        </w:rPr>
        <w:t>] M. Rastegari, V. Ordonez, J. Redmon, and A. Farhadi, “Xnor-net:Imagenet classiﬁcation using binary convolutional neural networks,” in</w:t>
      </w:r>
      <w:r>
        <w:rPr>
          <w:rFonts w:hint="eastAsia"/>
          <w:lang w:val="en-US" w:eastAsia="zh-CN"/>
        </w:rPr>
        <w:t xml:space="preserve"> </w:t>
      </w:r>
      <w:r>
        <w:rPr>
          <w:rFonts w:hint="eastAsia" w:eastAsia="宋体"/>
          <w:lang w:val="en-US" w:eastAsia="zh-CN"/>
        </w:rPr>
        <w:t>European conference on computer vision. Springer, 2016, pp. 525–542.</w:t>
      </w:r>
    </w:p>
    <w:p>
      <w:pPr>
        <w:rPr>
          <w:rFonts w:hint="eastAsia" w:eastAsia="宋体"/>
          <w:lang w:val="en-US" w:eastAsia="zh-CN"/>
        </w:rPr>
      </w:pPr>
      <w:r>
        <w:rPr>
          <w:rFonts w:hint="eastAsia" w:eastAsia="宋体"/>
          <w:lang w:val="en-US" w:eastAsia="zh-CN"/>
        </w:rPr>
        <w:t>[</w:t>
      </w:r>
      <w:r>
        <w:rPr>
          <w:rFonts w:hint="eastAsia"/>
          <w:lang w:val="en-US" w:eastAsia="zh-CN"/>
        </w:rPr>
        <w:t>30</w:t>
      </w:r>
      <w:r>
        <w:rPr>
          <w:rFonts w:hint="eastAsia" w:eastAsia="宋体"/>
          <w:lang w:val="en-US" w:eastAsia="zh-CN"/>
        </w:rPr>
        <w:t>] S. Zhou, Y. Wu, Z. Ni, X. Zhou, H. Wen, and Y. Zou, “Dorefa-net:</w:t>
      </w:r>
      <w:r>
        <w:rPr>
          <w:rFonts w:hint="eastAsia"/>
          <w:lang w:val="en-US" w:eastAsia="zh-CN"/>
        </w:rPr>
        <w:t xml:space="preserve"> </w:t>
      </w:r>
      <w:r>
        <w:rPr>
          <w:rFonts w:hint="eastAsia" w:eastAsia="宋体"/>
          <w:lang w:val="en-US" w:eastAsia="zh-CN"/>
        </w:rPr>
        <w:t>Training low bitwidth convolutional neural networks with low bitwidth</w:t>
      </w:r>
      <w:r>
        <w:rPr>
          <w:rFonts w:hint="eastAsia"/>
          <w:lang w:val="en-US" w:eastAsia="zh-CN"/>
        </w:rPr>
        <w:t xml:space="preserve"> </w:t>
      </w:r>
      <w:r>
        <w:rPr>
          <w:rFonts w:hint="eastAsia" w:eastAsia="宋体"/>
          <w:lang w:val="en-US" w:eastAsia="zh-CN"/>
        </w:rPr>
        <w:t>gradients,” arXiv preprint arXiv:1606.06160, 2016.</w:t>
      </w:r>
    </w:p>
    <w:p>
      <w:pPr>
        <w:rPr>
          <w:rFonts w:hint="eastAsia" w:eastAsia="宋体"/>
          <w:lang w:val="en-US" w:eastAsia="zh-CN"/>
        </w:rPr>
      </w:pPr>
      <w:r>
        <w:rPr>
          <w:rFonts w:hint="eastAsia" w:eastAsia="宋体"/>
          <w:lang w:val="en-US" w:eastAsia="zh-CN"/>
        </w:rPr>
        <w:t>[</w:t>
      </w:r>
      <w:r>
        <w:rPr>
          <w:rFonts w:hint="eastAsia"/>
          <w:lang w:val="en-US" w:eastAsia="zh-CN"/>
        </w:rPr>
        <w:t>31</w:t>
      </w:r>
      <w:r>
        <w:rPr>
          <w:rFonts w:hint="eastAsia" w:eastAsia="宋体"/>
          <w:lang w:val="en-US" w:eastAsia="zh-CN"/>
        </w:rPr>
        <w:t>] W. Tang, G. Hua, and L. Wang, “How to train a compact binary neural</w:t>
      </w:r>
      <w:r>
        <w:rPr>
          <w:rFonts w:hint="eastAsia"/>
          <w:lang w:val="en-US" w:eastAsia="zh-CN"/>
        </w:rPr>
        <w:t xml:space="preserve"> </w:t>
      </w:r>
      <w:r>
        <w:rPr>
          <w:rFonts w:hint="eastAsia" w:eastAsia="宋体"/>
          <w:lang w:val="en-US" w:eastAsia="zh-CN"/>
        </w:rPr>
        <w:t>network with high accuracy?” in Thirty-First AAAI conference on artiﬁcial</w:t>
      </w:r>
      <w:r>
        <w:rPr>
          <w:rFonts w:hint="eastAsia"/>
          <w:lang w:val="en-US" w:eastAsia="zh-CN"/>
        </w:rPr>
        <w:t xml:space="preserve"> </w:t>
      </w:r>
      <w:r>
        <w:rPr>
          <w:rFonts w:hint="eastAsia" w:eastAsia="宋体"/>
          <w:lang w:val="en-US" w:eastAsia="zh-CN"/>
        </w:rPr>
        <w:t>intelligence, 2017.</w:t>
      </w:r>
    </w:p>
    <w:p>
      <w:pPr>
        <w:rPr>
          <w:rFonts w:hint="eastAsia" w:eastAsia="宋体"/>
          <w:lang w:val="en-US" w:eastAsia="zh-CN"/>
        </w:rPr>
      </w:pPr>
      <w:r>
        <w:rPr>
          <w:rFonts w:hint="eastAsia" w:eastAsia="宋体"/>
          <w:lang w:val="en-US" w:eastAsia="zh-CN"/>
        </w:rPr>
        <w:t>[</w:t>
      </w:r>
      <w:r>
        <w:rPr>
          <w:rFonts w:hint="eastAsia"/>
          <w:lang w:val="en-US" w:eastAsia="zh-CN"/>
        </w:rPr>
        <w:t>32</w:t>
      </w:r>
      <w:r>
        <w:rPr>
          <w:rFonts w:hint="eastAsia" w:eastAsia="宋体"/>
          <w:lang w:val="en-US" w:eastAsia="zh-CN"/>
        </w:rPr>
        <w:t>] X. Lin, C. Zhao, and W. Pan, “Towards accurate binary convolutional</w:t>
      </w:r>
      <w:r>
        <w:rPr>
          <w:rFonts w:hint="eastAsia"/>
          <w:lang w:val="en-US" w:eastAsia="zh-CN"/>
        </w:rPr>
        <w:t xml:space="preserve"> </w:t>
      </w:r>
      <w:r>
        <w:rPr>
          <w:rFonts w:hint="eastAsia" w:eastAsia="宋体"/>
          <w:lang w:val="en-US" w:eastAsia="zh-CN"/>
        </w:rPr>
        <w:t>neural network,” in Advances in Neural Information Processing Systems,</w:t>
      </w:r>
      <w:r>
        <w:rPr>
          <w:rFonts w:hint="eastAsia"/>
          <w:lang w:val="en-US" w:eastAsia="zh-CN"/>
        </w:rPr>
        <w:t xml:space="preserve"> </w:t>
      </w:r>
      <w:r>
        <w:rPr>
          <w:rFonts w:hint="eastAsia" w:eastAsia="宋体"/>
          <w:lang w:val="en-US" w:eastAsia="zh-CN"/>
        </w:rPr>
        <w:t>2017, pp. 345–353.</w:t>
      </w:r>
    </w:p>
    <w:p>
      <w:pPr>
        <w:rPr>
          <w:rFonts w:hint="eastAsia" w:eastAsia="宋体"/>
          <w:lang w:val="en-US" w:eastAsia="zh-CN"/>
        </w:rPr>
      </w:pPr>
      <w:r>
        <w:rPr>
          <w:rFonts w:hint="eastAsia" w:eastAsia="宋体"/>
          <w:lang w:val="en-US" w:eastAsia="zh-CN"/>
        </w:rPr>
        <w:t>[</w:t>
      </w:r>
      <w:r>
        <w:rPr>
          <w:rFonts w:hint="eastAsia"/>
          <w:lang w:val="en-US" w:eastAsia="zh-CN"/>
        </w:rPr>
        <w:t>33</w:t>
      </w:r>
      <w:r>
        <w:rPr>
          <w:rFonts w:hint="eastAsia" w:eastAsia="宋体"/>
          <w:lang w:val="en-US" w:eastAsia="zh-CN"/>
        </w:rPr>
        <w:t>] S. Darabi, M. Belbahri, M. Courbariaux, and V. P. Nia, “Bnn+: Improved</w:t>
      </w:r>
      <w:r>
        <w:rPr>
          <w:rFonts w:hint="eastAsia"/>
          <w:lang w:val="en-US" w:eastAsia="zh-CN"/>
        </w:rPr>
        <w:t xml:space="preserve"> </w:t>
      </w:r>
      <w:r>
        <w:rPr>
          <w:rFonts w:hint="eastAsia" w:eastAsia="宋体"/>
          <w:lang w:val="en-US" w:eastAsia="zh-CN"/>
        </w:rPr>
        <w:t>binary network training,” arXiv preprint arXiv:1812.11800, 2018.</w:t>
      </w:r>
    </w:p>
    <w:p>
      <w:pPr>
        <w:rPr>
          <w:rFonts w:hint="eastAsia" w:eastAsia="宋体"/>
          <w:lang w:val="en-US" w:eastAsia="zh-CN"/>
        </w:rPr>
      </w:pPr>
      <w:r>
        <w:rPr>
          <w:rFonts w:hint="eastAsia" w:eastAsia="宋体"/>
          <w:lang w:val="en-US" w:eastAsia="zh-CN"/>
        </w:rPr>
        <w:t>[</w:t>
      </w:r>
      <w:r>
        <w:rPr>
          <w:rFonts w:hint="eastAsia"/>
          <w:lang w:val="en-US" w:eastAsia="zh-CN"/>
        </w:rPr>
        <w:t>34</w:t>
      </w:r>
      <w:r>
        <w:rPr>
          <w:rFonts w:hint="eastAsia" w:eastAsia="宋体"/>
          <w:lang w:val="en-US" w:eastAsia="zh-CN"/>
        </w:rPr>
        <w:t>] M. Ghasemzadeh, M. Samragh, and F. Koushanfar, “Rebnet: Residual</w:t>
      </w:r>
      <w:r>
        <w:rPr>
          <w:rFonts w:hint="eastAsia"/>
          <w:lang w:val="en-US" w:eastAsia="zh-CN"/>
        </w:rPr>
        <w:t xml:space="preserve"> </w:t>
      </w:r>
      <w:r>
        <w:rPr>
          <w:rFonts w:hint="eastAsia" w:eastAsia="宋体"/>
          <w:lang w:val="en-US" w:eastAsia="zh-CN"/>
        </w:rPr>
        <w:t>binarized neural network,” in 2018 IEEE 26th Annual International Sym-posium on Field-Programmable Custom Computing Machines (FCCM).IEEE, 2018, pp. 57–64.</w:t>
      </w:r>
    </w:p>
    <w:p>
      <w:pPr>
        <w:rPr>
          <w:rFonts w:hint="eastAsia" w:eastAsia="宋体"/>
          <w:lang w:val="en-US" w:eastAsia="zh-CN"/>
        </w:rPr>
      </w:pPr>
      <w:r>
        <w:rPr>
          <w:rFonts w:hint="eastAsia" w:eastAsia="宋体"/>
          <w:lang w:val="en-US" w:eastAsia="zh-CN"/>
        </w:rPr>
        <w:t>[</w:t>
      </w:r>
      <w:r>
        <w:rPr>
          <w:rFonts w:hint="eastAsia"/>
          <w:lang w:val="en-US" w:eastAsia="zh-CN"/>
        </w:rPr>
        <w:t>35</w:t>
      </w:r>
      <w:r>
        <w:rPr>
          <w:rFonts w:hint="eastAsia" w:eastAsia="宋体"/>
          <w:lang w:val="en-US" w:eastAsia="zh-CN"/>
        </w:rPr>
        <w:t>] B. Zhuang, C. Shen, M. Tan, L. Liu, and I. Reid, “Structured binary</w:t>
      </w:r>
      <w:r>
        <w:rPr>
          <w:rFonts w:hint="eastAsia"/>
          <w:lang w:val="en-US" w:eastAsia="zh-CN"/>
        </w:rPr>
        <w:t xml:space="preserve"> </w:t>
      </w:r>
      <w:r>
        <w:rPr>
          <w:rFonts w:hint="eastAsia" w:eastAsia="宋体"/>
          <w:lang w:val="en-US" w:eastAsia="zh-CN"/>
        </w:rPr>
        <w:t>neural networks for image recognition,” arXiv preprint arXiv:1909.09934,2019.</w:t>
      </w:r>
    </w:p>
    <w:p>
      <w:pPr>
        <w:rPr>
          <w:rFonts w:hint="eastAsia" w:eastAsia="宋体"/>
          <w:lang w:val="en-US" w:eastAsia="zh-CN"/>
        </w:rPr>
      </w:pPr>
      <w:r>
        <w:rPr>
          <w:rFonts w:hint="eastAsia" w:eastAsia="宋体"/>
          <w:lang w:val="en-US" w:eastAsia="zh-CN"/>
        </w:rPr>
        <w:t>[</w:t>
      </w:r>
      <w:r>
        <w:rPr>
          <w:rFonts w:hint="eastAsia"/>
          <w:lang w:val="en-US" w:eastAsia="zh-CN"/>
        </w:rPr>
        <w:t>36</w:t>
      </w:r>
      <w:r>
        <w:rPr>
          <w:rFonts w:hint="eastAsia" w:eastAsia="宋体"/>
          <w:lang w:val="en-US" w:eastAsia="zh-CN"/>
        </w:rPr>
        <w:t>] J. Bethge, C. Bartz, H. Yang, Y. Chen, and C. Meinel, “Meliusnet:An improved network architecture for binary neural networks,” in</w:t>
      </w:r>
      <w:r>
        <w:rPr>
          <w:rFonts w:hint="eastAsia"/>
          <w:lang w:val="en-US" w:eastAsia="zh-CN"/>
        </w:rPr>
        <w:t xml:space="preserve"> </w:t>
      </w:r>
      <w:r>
        <w:rPr>
          <w:rFonts w:hint="eastAsia" w:eastAsia="宋体"/>
          <w:lang w:val="en-US" w:eastAsia="zh-CN"/>
        </w:rPr>
        <w:t>Proceedings of the IEEE/CVF Winter Conference on Applications of</w:t>
      </w:r>
      <w:r>
        <w:rPr>
          <w:rFonts w:hint="eastAsia"/>
          <w:lang w:val="en-US" w:eastAsia="zh-CN"/>
        </w:rPr>
        <w:t xml:space="preserve"> </w:t>
      </w:r>
      <w:r>
        <w:rPr>
          <w:rFonts w:hint="eastAsia" w:eastAsia="宋体"/>
          <w:lang w:val="en-US" w:eastAsia="zh-CN"/>
        </w:rPr>
        <w:t>Computer Vision, 2021, pp. 1439–1448.</w:t>
      </w:r>
    </w:p>
    <w:p>
      <w:pPr>
        <w:rPr>
          <w:rFonts w:hint="eastAsia" w:eastAsia="宋体"/>
          <w:lang w:val="en-US" w:eastAsia="zh-CN"/>
        </w:rPr>
      </w:pPr>
      <w:r>
        <w:rPr>
          <w:rFonts w:hint="eastAsia" w:eastAsia="宋体"/>
          <w:lang w:val="en-US" w:eastAsia="zh-CN"/>
        </w:rPr>
        <w:t>[</w:t>
      </w:r>
      <w:r>
        <w:rPr>
          <w:rFonts w:hint="eastAsia"/>
          <w:lang w:val="en-US" w:eastAsia="zh-CN"/>
        </w:rPr>
        <w:t>37</w:t>
      </w:r>
      <w:r>
        <w:rPr>
          <w:rFonts w:hint="eastAsia" w:eastAsia="宋体"/>
          <w:lang w:val="en-US" w:eastAsia="zh-CN"/>
        </w:rPr>
        <w:t>] S. Zhu, X. Dong, and H. Su, “Binary ensemble neural network: More</w:t>
      </w:r>
      <w:r>
        <w:rPr>
          <w:rFonts w:hint="eastAsia"/>
          <w:lang w:val="en-US" w:eastAsia="zh-CN"/>
        </w:rPr>
        <w:t xml:space="preserve"> </w:t>
      </w:r>
      <w:r>
        <w:rPr>
          <w:rFonts w:hint="eastAsia" w:eastAsia="宋体"/>
          <w:lang w:val="en-US" w:eastAsia="zh-CN"/>
        </w:rPr>
        <w:t>bits per network or more networks per bit?” in Proceedings of the</w:t>
      </w:r>
      <w:r>
        <w:rPr>
          <w:rFonts w:hint="eastAsia"/>
          <w:lang w:val="en-US" w:eastAsia="zh-CN"/>
        </w:rPr>
        <w:t xml:space="preserve"> </w:t>
      </w:r>
      <w:r>
        <w:rPr>
          <w:rFonts w:hint="eastAsia" w:eastAsia="宋体"/>
          <w:lang w:val="en-US" w:eastAsia="zh-CN"/>
        </w:rPr>
        <w:t>IEEE/CVF Conference on Computer Vision and Pattern Recognition,2019, pp. 4923–4932.</w:t>
      </w:r>
    </w:p>
    <w:p>
      <w:pPr>
        <w:rPr>
          <w:rFonts w:hint="eastAsia" w:eastAsia="宋体"/>
          <w:lang w:val="en-US" w:eastAsia="zh-CN"/>
        </w:rPr>
      </w:pPr>
      <w:r>
        <w:rPr>
          <w:rFonts w:hint="eastAsia" w:eastAsia="宋体"/>
          <w:lang w:val="en-US" w:eastAsia="zh-CN"/>
        </w:rPr>
        <w:t>[</w:t>
      </w:r>
      <w:r>
        <w:rPr>
          <w:rFonts w:hint="eastAsia"/>
          <w:lang w:val="en-US" w:eastAsia="zh-CN"/>
        </w:rPr>
        <w:t>38</w:t>
      </w:r>
      <w:r>
        <w:rPr>
          <w:rFonts w:hint="eastAsia" w:eastAsia="宋体"/>
          <w:lang w:val="en-US" w:eastAsia="zh-CN"/>
        </w:rPr>
        <w:t>] J. Bethge, H. Yang, M. Bornstein, and C. Meinel, “Binarydensenet:</w:t>
      </w:r>
      <w:r>
        <w:rPr>
          <w:rFonts w:hint="eastAsia"/>
          <w:lang w:val="en-US" w:eastAsia="zh-CN"/>
        </w:rPr>
        <w:t xml:space="preserve"> </w:t>
      </w:r>
      <w:r>
        <w:rPr>
          <w:rFonts w:hint="eastAsia" w:eastAsia="宋体"/>
          <w:lang w:val="en-US" w:eastAsia="zh-CN"/>
        </w:rPr>
        <w:t>developing an architecture for binary neural networks,” in Proceedings of</w:t>
      </w:r>
      <w:r>
        <w:rPr>
          <w:rFonts w:hint="eastAsia"/>
          <w:lang w:val="en-US" w:eastAsia="zh-CN"/>
        </w:rPr>
        <w:t xml:space="preserve"> </w:t>
      </w:r>
      <w:r>
        <w:rPr>
          <w:rFonts w:hint="eastAsia" w:eastAsia="宋体"/>
          <w:lang w:val="en-US" w:eastAsia="zh-CN"/>
        </w:rPr>
        <w:t>the IEEE/CVF International Conference on Computer Vision Workshops,</w:t>
      </w:r>
      <w:r>
        <w:rPr>
          <w:rFonts w:hint="eastAsia"/>
          <w:lang w:val="en-US" w:eastAsia="zh-CN"/>
        </w:rPr>
        <w:t xml:space="preserve"> </w:t>
      </w:r>
      <w:r>
        <w:rPr>
          <w:rFonts w:hint="eastAsia" w:eastAsia="宋体"/>
          <w:lang w:val="en-US" w:eastAsia="zh-CN"/>
        </w:rPr>
        <w:t>2019, pp. 0–0.</w:t>
      </w:r>
    </w:p>
    <w:p>
      <w:pPr>
        <w:rPr>
          <w:rFonts w:hint="eastAsia" w:eastAsia="宋体"/>
          <w:lang w:val="en-US" w:eastAsia="zh-CN"/>
        </w:rPr>
      </w:pPr>
      <w:r>
        <w:rPr>
          <w:rFonts w:hint="eastAsia" w:eastAsia="宋体"/>
          <w:lang w:val="en-US" w:eastAsia="zh-CN"/>
        </w:rPr>
        <w:t>[</w:t>
      </w:r>
      <w:r>
        <w:rPr>
          <w:rFonts w:hint="eastAsia"/>
          <w:lang w:val="en-US" w:eastAsia="zh-CN"/>
        </w:rPr>
        <w:t>39</w:t>
      </w:r>
      <w:r>
        <w:rPr>
          <w:rFonts w:hint="eastAsia" w:eastAsia="宋体"/>
          <w:lang w:val="en-US" w:eastAsia="zh-CN"/>
        </w:rPr>
        <w:t>] C. Trabelsi, O. Bilaniuk, Y. Zhang, D. Serdyuk, S. Subramanian, J. F.Santos, S. Mehri, N. Rostamzadeh, Y. Bengio, and C. J. Pal, “Deep</w:t>
      </w:r>
      <w:r>
        <w:rPr>
          <w:rFonts w:hint="eastAsia"/>
          <w:lang w:val="en-US" w:eastAsia="zh-CN"/>
        </w:rPr>
        <w:t xml:space="preserve"> </w:t>
      </w:r>
      <w:r>
        <w:rPr>
          <w:rFonts w:hint="eastAsia" w:eastAsia="宋体"/>
          <w:lang w:val="en-US" w:eastAsia="zh-CN"/>
        </w:rPr>
        <w:t>complex networks,” arXiv preprint arXiv:1705.09792, 2017.</w:t>
      </w:r>
    </w:p>
    <w:p>
      <w:pPr>
        <w:rPr>
          <w:rFonts w:hint="eastAsia" w:eastAsia="宋体"/>
          <w:lang w:val="en-US" w:eastAsia="zh-CN"/>
        </w:rPr>
      </w:pPr>
      <w:r>
        <w:rPr>
          <w:rFonts w:hint="eastAsia" w:eastAsia="宋体"/>
          <w:lang w:val="en-US" w:eastAsia="zh-CN"/>
        </w:rPr>
        <w:t>[</w:t>
      </w:r>
      <w:r>
        <w:rPr>
          <w:rFonts w:hint="eastAsia"/>
          <w:lang w:val="en-US" w:eastAsia="zh-CN"/>
        </w:rPr>
        <w:t>40</w:t>
      </w:r>
      <w:r>
        <w:rPr>
          <w:rFonts w:hint="eastAsia" w:eastAsia="宋体"/>
          <w:lang w:val="en-US" w:eastAsia="zh-CN"/>
        </w:rPr>
        <w:t>] S. Wisdom, T. Powers, J. R. Hershey, J. L. Roux, and L. At-las, “Full-capacity unitary recurrent neural networks,” arXiv preprint</w:t>
      </w:r>
      <w:r>
        <w:rPr>
          <w:rFonts w:hint="eastAsia"/>
          <w:lang w:val="en-US" w:eastAsia="zh-CN"/>
        </w:rPr>
        <w:t xml:space="preserve"> </w:t>
      </w:r>
      <w:r>
        <w:rPr>
          <w:rFonts w:hint="eastAsia" w:eastAsia="宋体"/>
          <w:lang w:val="en-US" w:eastAsia="zh-CN"/>
        </w:rPr>
        <w:t>arXiv:1611.00035, 2016.</w:t>
      </w:r>
    </w:p>
    <w:p>
      <w:pPr>
        <w:rPr>
          <w:rFonts w:hint="eastAsia" w:eastAsia="宋体"/>
          <w:lang w:val="en-US" w:eastAsia="zh-CN"/>
        </w:rPr>
      </w:pPr>
      <w:r>
        <w:rPr>
          <w:rFonts w:hint="eastAsia" w:eastAsia="宋体"/>
          <w:lang w:val="en-US" w:eastAsia="zh-CN"/>
        </w:rPr>
        <w:t>[</w:t>
      </w:r>
      <w:r>
        <w:rPr>
          <w:rFonts w:hint="eastAsia"/>
          <w:lang w:val="en-US" w:eastAsia="zh-CN"/>
        </w:rPr>
        <w:t>41</w:t>
      </w:r>
      <w:r>
        <w:rPr>
          <w:rFonts w:hint="eastAsia" w:eastAsia="宋体"/>
          <w:lang w:val="en-US" w:eastAsia="zh-CN"/>
        </w:rPr>
        <w:t>] Y. Cao, Y. Wu, P. Zhang, W. Liang, and M. Li, “Pixel-wise polsar</w:t>
      </w:r>
      <w:r>
        <w:rPr>
          <w:rFonts w:hint="eastAsia"/>
          <w:lang w:val="en-US" w:eastAsia="zh-CN"/>
        </w:rPr>
        <w:t xml:space="preserve"> </w:t>
      </w:r>
      <w:r>
        <w:rPr>
          <w:rFonts w:hint="eastAsia" w:eastAsia="宋体"/>
          <w:lang w:val="en-US" w:eastAsia="zh-CN"/>
        </w:rPr>
        <w:t>image classiﬁcation via a novel complex-valued deep fully convolutional</w:t>
      </w:r>
      <w:r>
        <w:rPr>
          <w:rFonts w:hint="eastAsia"/>
          <w:lang w:val="en-US" w:eastAsia="zh-CN"/>
        </w:rPr>
        <w:t xml:space="preserve"> </w:t>
      </w:r>
      <w:r>
        <w:rPr>
          <w:rFonts w:hint="eastAsia" w:eastAsia="宋体"/>
          <w:lang w:val="en-US" w:eastAsia="zh-CN"/>
        </w:rPr>
        <w:t>network,” Remote Sensing, vol. 11, no. 22, p. 2653, 2019.</w:t>
      </w:r>
    </w:p>
    <w:p>
      <w:pPr>
        <w:rPr>
          <w:rFonts w:hint="eastAsia" w:eastAsia="宋体"/>
          <w:lang w:val="en-US" w:eastAsia="zh-CN"/>
        </w:rPr>
      </w:pPr>
      <w:r>
        <w:rPr>
          <w:rFonts w:hint="eastAsia" w:eastAsia="宋体"/>
          <w:lang w:val="en-US" w:eastAsia="zh-CN"/>
        </w:rPr>
        <w:t>[</w:t>
      </w:r>
      <w:r>
        <w:rPr>
          <w:rFonts w:hint="eastAsia"/>
          <w:lang w:val="en-US" w:eastAsia="zh-CN"/>
        </w:rPr>
        <w:t>42</w:t>
      </w:r>
      <w:r>
        <w:rPr>
          <w:rFonts w:hint="eastAsia" w:eastAsia="宋体"/>
          <w:lang w:val="en-US" w:eastAsia="zh-CN"/>
        </w:rPr>
        <w:t>] H.-S. Choi, J.-H. Kim, J. Huh, A. Kim, J.-W. Ha, and K. Lee, “Phase-aware speech enhancement with deep complex u-net,” in International</w:t>
      </w:r>
      <w:r>
        <w:rPr>
          <w:rFonts w:hint="eastAsia"/>
          <w:lang w:val="en-US" w:eastAsia="zh-CN"/>
        </w:rPr>
        <w:t xml:space="preserve"> </w:t>
      </w:r>
      <w:r>
        <w:rPr>
          <w:rFonts w:hint="eastAsia" w:eastAsia="宋体"/>
          <w:lang w:val="en-US" w:eastAsia="zh-CN"/>
        </w:rPr>
        <w:t>Conference on Learning Representations, 2018.</w:t>
      </w:r>
    </w:p>
    <w:p>
      <w:pPr>
        <w:rPr>
          <w:rFonts w:hint="eastAsia" w:eastAsia="宋体"/>
          <w:lang w:val="en-US" w:eastAsia="zh-CN"/>
        </w:rPr>
      </w:pPr>
      <w:r>
        <w:rPr>
          <w:rFonts w:hint="eastAsia"/>
          <w:lang w:val="en-US" w:eastAsia="zh-CN"/>
        </w:rPr>
        <w:t>[43]</w:t>
      </w:r>
      <w:r>
        <w:rPr>
          <w:rFonts w:hint="eastAsia"/>
          <w:lang w:val="en-US" w:eastAsia="zh-CN"/>
        </w:rPr>
        <w:tab/>
      </w:r>
      <w:r>
        <w:rPr>
          <w:rFonts w:hint="eastAsia" w:eastAsia="宋体"/>
          <w:lang w:val="en-US" w:eastAsia="zh-CN"/>
        </w:rPr>
        <w:t>Yaman Umuroglu,Nicholas J. Fraser,Giulio Gambardella,Michaela Blott,Philip Heng Wai Leong,Magnus Jahre,Kees A. Vissers. FINN: A Framework for Fast, Scalable Binarized Neural Network Inference.[J]. CoRR,2016,abs/1612.07119.</w:t>
      </w:r>
    </w:p>
    <w:p>
      <w:pPr>
        <w:rPr>
          <w:rFonts w:hint="eastAsia" w:eastAsia="宋体"/>
          <w:lang w:val="en-US" w:eastAsia="zh-CN"/>
        </w:rPr>
      </w:pPr>
      <w:r>
        <w:rPr>
          <w:rFonts w:hint="eastAsia" w:eastAsia="宋体"/>
          <w:lang w:val="en-US" w:eastAsia="zh-CN"/>
        </w:rPr>
        <w:t>[</w:t>
      </w:r>
      <w:r>
        <w:rPr>
          <w:rFonts w:hint="eastAsia"/>
          <w:lang w:val="en-US" w:eastAsia="zh-CN"/>
        </w:rPr>
        <w:t>44</w:t>
      </w:r>
      <w:r>
        <w:rPr>
          <w:rFonts w:hint="eastAsia" w:eastAsia="宋体"/>
          <w:lang w:val="en-US" w:eastAsia="zh-CN"/>
        </w:rPr>
        <w:t>]."Patents; Researchers Submit Patent Application, "Database Acceleration Using Gpu and Multicore Cpu Systems and Methods", for Approval." Computer Weekly News .(2012).</w:t>
      </w:r>
    </w:p>
    <w:p>
      <w:pPr>
        <w:rPr>
          <w:rFonts w:hint="eastAsia" w:eastAsia="宋体"/>
          <w:lang w:val="en-US" w:eastAsia="zh-CN"/>
        </w:rPr>
      </w:pPr>
      <w:r>
        <w:rPr>
          <w:rFonts w:hint="eastAsia" w:eastAsia="宋体"/>
          <w:lang w:val="en-US" w:eastAsia="zh-CN"/>
        </w:rPr>
        <w:t>[</w:t>
      </w:r>
      <w:r>
        <w:rPr>
          <w:rFonts w:hint="eastAsia"/>
          <w:lang w:val="en-US" w:eastAsia="zh-CN"/>
        </w:rPr>
        <w:t>45</w:t>
      </w:r>
      <w:r>
        <w:rPr>
          <w:rFonts w:hint="eastAsia" w:eastAsia="宋体"/>
          <w:lang w:val="en-US" w:eastAsia="zh-CN"/>
        </w:rPr>
        <w:t>]</w:t>
      </w:r>
      <w:r>
        <w:rPr>
          <w:rFonts w:hint="eastAsia"/>
          <w:lang w:val="en-US" w:eastAsia="zh-CN"/>
        </w:rPr>
        <w:tab/>
      </w:r>
      <w:r>
        <w:rPr>
          <w:rFonts w:hint="eastAsia" w:eastAsia="宋体"/>
          <w:lang w:val="en-US" w:eastAsia="zh-CN"/>
        </w:rPr>
        <w:t>Norman P. Jouppi, et al."In-Datacenter Performance Analysis of a Tensor Processing Unit." ACM SIGARCH Computer Architecture News 45.2(2017). doi:10.1145/3140659.3080246.</w:t>
      </w:r>
    </w:p>
    <w:p>
      <w:pPr>
        <w:rPr>
          <w:rFonts w:hint="eastAsia" w:eastAsia="宋体"/>
          <w:lang w:val="en-US" w:eastAsia="zh-CN"/>
        </w:rPr>
      </w:pPr>
      <w:r>
        <w:rPr>
          <w:rFonts w:hint="eastAsia" w:eastAsia="宋体"/>
          <w:lang w:val="en-US" w:eastAsia="zh-CN"/>
        </w:rPr>
        <w:t>[</w:t>
      </w:r>
      <w:r>
        <w:rPr>
          <w:rFonts w:hint="eastAsia"/>
          <w:lang w:val="en-US" w:eastAsia="zh-CN"/>
        </w:rPr>
        <w:t>46</w:t>
      </w:r>
      <w:r>
        <w:rPr>
          <w:rFonts w:hint="eastAsia" w:eastAsia="宋体"/>
          <w:lang w:val="en-US" w:eastAsia="zh-CN"/>
        </w:rPr>
        <w:t>]</w:t>
      </w:r>
      <w:r>
        <w:rPr>
          <w:rFonts w:hint="eastAsia"/>
          <w:lang w:val="en-US" w:eastAsia="zh-CN"/>
        </w:rPr>
        <w:tab/>
      </w:r>
      <w:r>
        <w:rPr>
          <w:rFonts w:hint="eastAsia" w:eastAsia="宋体"/>
          <w:lang w:val="en-US" w:eastAsia="zh-CN"/>
        </w:rPr>
        <w:t>贾雁.2020年中国FPGA芯片行业研究报告[R].江苏省苏州市:头豹研究院,2020.</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rPr>
      </w:pPr>
    </w:p>
    <w:p/>
    <w:bookmarkEnd w:id="184"/>
    <w:bookmarkEnd w:id="185"/>
    <w:bookmarkEnd w:id="186"/>
    <w:p>
      <w:pPr>
        <w:pStyle w:val="2"/>
        <w:numPr>
          <w:ilvl w:val="0"/>
          <w:numId w:val="0"/>
        </w:numPr>
        <w:rPr>
          <w:b w:val="0"/>
        </w:rPr>
      </w:pPr>
      <w:bookmarkStart w:id="187" w:name="_Toc444250112"/>
      <w:bookmarkStart w:id="188" w:name="_Toc377235998"/>
      <w:bookmarkStart w:id="189" w:name="_Toc45060468"/>
      <w:bookmarkStart w:id="190" w:name="_Toc57189263"/>
      <w:bookmarkStart w:id="191" w:name="_Toc30828"/>
      <w:bookmarkStart w:id="192" w:name="_Toc437362355"/>
      <w:bookmarkStart w:id="193" w:name="_Toc379915083"/>
      <w:bookmarkStart w:id="194" w:name="_Toc46962991"/>
      <w:r>
        <w:rPr>
          <w:b w:val="0"/>
        </w:rPr>
        <w:t>附录1</w:t>
      </w:r>
      <w:r>
        <w:rPr>
          <w:rFonts w:hint="eastAsia"/>
          <w:b w:val="0"/>
        </w:rPr>
        <w:t xml:space="preserve">  </w:t>
      </w:r>
      <w:r>
        <w:rPr>
          <w:b w:val="0"/>
        </w:rPr>
        <w:t>攻读硕士学位期间取得的学术成果</w:t>
      </w:r>
      <w:bookmarkEnd w:id="187"/>
      <w:bookmarkEnd w:id="188"/>
      <w:bookmarkEnd w:id="189"/>
      <w:bookmarkEnd w:id="190"/>
      <w:bookmarkEnd w:id="191"/>
      <w:bookmarkEnd w:id="192"/>
      <w:bookmarkEnd w:id="193"/>
      <w:bookmarkEnd w:id="194"/>
    </w:p>
    <w:p>
      <w:pPr>
        <w:rPr>
          <w:rFonts w:hint="eastAsia" w:eastAsiaTheme="majorEastAsia"/>
          <w:bCs/>
          <w:color w:val="000000" w:themeColor="text1"/>
          <w14:textFill>
            <w14:solidFill>
              <w14:schemeClr w14:val="tx1"/>
            </w14:solidFill>
          </w14:textFill>
        </w:rPr>
      </w:pPr>
      <w:bookmarkStart w:id="195" w:name="_Toc444250113"/>
    </w:p>
    <w:p>
      <w:pPr>
        <w:widowControl/>
        <w:jc w:val="left"/>
      </w:pPr>
      <w:bookmarkStart w:id="196" w:name="_Toc45060469"/>
    </w:p>
    <w:bookmarkEnd w:id="195"/>
    <w:bookmarkEnd w:id="196"/>
    <w:p>
      <w:pPr>
        <w:pStyle w:val="2"/>
        <w:numPr>
          <w:ilvl w:val="0"/>
          <w:numId w:val="0"/>
        </w:numPr>
        <w:rPr>
          <w:b w:val="0"/>
        </w:rPr>
      </w:pPr>
      <w:bookmarkStart w:id="197" w:name="_Toc57189264"/>
      <w:bookmarkStart w:id="198" w:name="_Toc45060470"/>
      <w:bookmarkStart w:id="199" w:name="_Toc46962993"/>
      <w:bookmarkStart w:id="200" w:name="_Toc14086"/>
      <w:r>
        <w:rPr>
          <w:b w:val="0"/>
        </w:rPr>
        <w:t>附录2</w:t>
      </w:r>
      <w:r>
        <w:rPr>
          <w:rFonts w:hint="eastAsia"/>
          <w:b w:val="0"/>
        </w:rPr>
        <w:t xml:space="preserve">  </w:t>
      </w:r>
      <w:bookmarkEnd w:id="197"/>
      <w:bookmarkEnd w:id="198"/>
      <w:bookmarkEnd w:id="199"/>
      <w:r>
        <w:rPr>
          <w:rFonts w:hint="eastAsia"/>
          <w:b w:val="0"/>
        </w:rPr>
        <w:t>部分程序代码</w:t>
      </w:r>
      <w:bookmarkEnd w:id="200"/>
    </w:p>
    <w:sectPr>
      <w:pgSz w:w="11907" w:h="16840"/>
      <w:pgMar w:top="2552" w:right="1474" w:bottom="1418" w:left="1474" w:header="1701" w:footer="851" w:gutter="0"/>
      <w:pgNumType w:start="1"/>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Zhang" w:date="2022-09-06T14:48:40Z" w:initials="ZXD">
    <w:p w14:paraId="7B6E5D05">
      <w:pPr>
        <w:pStyle w:val="15"/>
        <w:numPr>
          <w:ilvl w:val="0"/>
          <w:numId w:val="2"/>
        </w:numPr>
        <w:rPr>
          <w:rFonts w:hint="default" w:eastAsia="宋体"/>
          <w:lang w:val="en-US" w:eastAsia="zh-CN"/>
        </w:rPr>
      </w:pPr>
      <w:r>
        <w:rPr>
          <w:rFonts w:hint="eastAsia"/>
          <w:lang w:val="en-US" w:eastAsia="zh-CN"/>
        </w:rPr>
        <w:t>首先说清楚边缘人工智能的重要性</w:t>
      </w:r>
    </w:p>
    <w:p w14:paraId="24CE0C28">
      <w:pPr>
        <w:pStyle w:val="15"/>
        <w:numPr>
          <w:ilvl w:val="0"/>
          <w:numId w:val="2"/>
        </w:numPr>
        <w:rPr>
          <w:rFonts w:hint="default" w:eastAsia="宋体"/>
          <w:lang w:val="en-US" w:eastAsia="zh-CN"/>
        </w:rPr>
      </w:pPr>
      <w:r>
        <w:rPr>
          <w:rFonts w:hint="eastAsia"/>
          <w:lang w:val="en-US" w:eastAsia="zh-CN"/>
        </w:rPr>
        <w:t>其次说明边缘人工智能的现状（模型上，降低数值精度，模型剪枝与蒸馏；边缘端处理器上）</w:t>
      </w:r>
    </w:p>
    <w:p w14:paraId="3BA70E4D">
      <w:pPr>
        <w:pStyle w:val="15"/>
        <w:numPr>
          <w:ilvl w:val="0"/>
          <w:numId w:val="2"/>
        </w:numPr>
        <w:rPr>
          <w:rFonts w:hint="default" w:eastAsia="宋体"/>
          <w:lang w:val="en-US" w:eastAsia="zh-CN"/>
        </w:rPr>
      </w:pPr>
      <w:r>
        <w:rPr>
          <w:rFonts w:hint="eastAsia"/>
          <w:lang w:val="en-US" w:eastAsia="zh-CN"/>
        </w:rPr>
        <w:t>再提出BNN与BCNN</w:t>
      </w:r>
    </w:p>
  </w:comment>
  <w:comment w:id="1" w:author="Xiaodong Zhang" w:date="2022-09-09T09:56:04Z" w:initials="ZXD">
    <w:p w14:paraId="23CB2988">
      <w:pPr>
        <w:pStyle w:val="15"/>
        <w:rPr>
          <w:rFonts w:hint="eastAsia"/>
          <w:lang w:val="en-US" w:eastAsia="zh-CN"/>
        </w:rPr>
      </w:pPr>
      <w:r>
        <w:rPr>
          <w:rFonts w:hint="eastAsia"/>
          <w:lang w:val="en-US" w:eastAsia="zh-CN"/>
        </w:rPr>
        <w:t>来自论文Recent Advances in Deep Learning-An Overview</w:t>
      </w:r>
    </w:p>
    <w:p w14:paraId="4463383E">
      <w:pPr>
        <w:pStyle w:val="15"/>
        <w:rPr>
          <w:rFonts w:hint="default"/>
          <w:lang w:val="en-US" w:eastAsia="zh-CN"/>
        </w:rPr>
      </w:pPr>
      <w:r>
        <w:rPr>
          <w:rFonts w:hint="eastAsia"/>
          <w:lang w:val="en-US" w:eastAsia="zh-CN"/>
        </w:rPr>
        <w:t>中文知乎解读见：</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"https://zhuanlan.zhihu.com/p/88651928" </w:instrText>
      </w:r>
      <w:r>
        <w:rPr>
          <w:rFonts w:ascii="宋体" w:hAnsi="宋体" w:eastAsia="宋体" w:cs="宋体"/>
          <w:sz w:val="24"/>
          <w:szCs w:val="24"/>
        </w:rPr>
        <w:fldChar w:fldCharType="separate"/>
      </w:r>
      <w:r>
        <w:rPr>
          <w:rStyle w:val="43"/>
          <w:rFonts w:ascii="宋体" w:hAnsi="宋体" w:eastAsia="宋体" w:cs="宋体"/>
          <w:sz w:val="24"/>
          <w:szCs w:val="24"/>
        </w:rPr>
        <w:t>AI | 【综述】一篇适合新手的深度学习综述 - 知乎 (zhihu.com)</w:t>
      </w:r>
      <w:r>
        <w:rPr>
          <w:rFonts w:ascii="宋体" w:hAnsi="宋体" w:eastAsia="宋体" w:cs="宋体"/>
          <w:sz w:val="24"/>
          <w:szCs w:val="24"/>
        </w:rPr>
        <w:fldChar w:fldCharType="end"/>
      </w:r>
    </w:p>
  </w:comment>
  <w:comment w:id="2" w:author="Xiaodong Zhang" w:date="2022-09-09T10:17:39Z" w:initials="ZXD">
    <w:p w14:paraId="683109E7">
      <w:pPr>
        <w:pStyle w:val="15"/>
        <w:widowControl w:val="0"/>
        <w:numPr>
          <w:ilvl w:val="0"/>
          <w:numId w:val="3"/>
        </w:numPr>
        <w:spacing w:line="360" w:lineRule="auto"/>
        <w:jc w:val="left"/>
        <w:rPr>
          <w:rFonts w:hint="default" w:ascii="宋体" w:hAnsi="宋体" w:eastAsia="宋体" w:cs="宋体"/>
          <w:sz w:val="24"/>
          <w:szCs w:val="24"/>
          <w:lang w:val="en-US" w:eastAsia="zh-CN"/>
        </w:rPr>
      </w:pPr>
      <w:r>
        <w:rPr>
          <w:rFonts w:hint="eastAsia" w:ascii="微软雅黑" w:hAnsi="微软雅黑" w:eastAsia="微软雅黑" w:cs="微软雅黑"/>
          <w:i w:val="0"/>
          <w:iCs w:val="0"/>
          <w:caps w:val="0"/>
          <w:color w:val="444444"/>
          <w:spacing w:val="0"/>
          <w:sz w:val="22"/>
          <w:szCs w:val="22"/>
          <w:shd w:val="clear" w:fill="FFFFFF"/>
        </w:rPr>
        <w:t>Convergence of Edge Computing and Deep Learning: A Comprehensive Survey</w:t>
      </w:r>
      <w:r>
        <w:rPr>
          <w:rFonts w:ascii="宋体" w:hAnsi="宋体" w:eastAsia="宋体" w:cs="宋体"/>
          <w:sz w:val="24"/>
          <w:szCs w:val="24"/>
        </w:rPr>
        <w:fldChar w:fldCharType="begin"/>
      </w:r>
      <w:r>
        <w:rPr>
          <w:rFonts w:ascii="宋体" w:hAnsi="宋体" w:eastAsia="宋体" w:cs="宋体"/>
          <w:sz w:val="24"/>
          <w:szCs w:val="24"/>
        </w:rPr>
        <w:instrText xml:space="preserve"> HYPERLINK "https://arxiv.org/abs/1907.08349" </w:instrText>
      </w:r>
      <w:r>
        <w:rPr>
          <w:rFonts w:ascii="宋体" w:hAnsi="宋体" w:eastAsia="宋体" w:cs="宋体"/>
          <w:sz w:val="24"/>
          <w:szCs w:val="24"/>
        </w:rPr>
        <w:fldChar w:fldCharType="separate"/>
      </w:r>
      <w:r>
        <w:rPr>
          <w:rStyle w:val="43"/>
          <w:rFonts w:ascii="宋体" w:hAnsi="宋体" w:eastAsia="宋体" w:cs="宋体"/>
          <w:sz w:val="24"/>
          <w:szCs w:val="24"/>
        </w:rPr>
        <w:t>[1907.08349] Convergence of Edge Computing and Deep Learning: A Comprehensive Survey (arxiv.org)</w:t>
      </w:r>
      <w:r>
        <w:rPr>
          <w:rFonts w:ascii="宋体" w:hAnsi="宋体" w:eastAsia="宋体" w:cs="宋体"/>
          <w:sz w:val="24"/>
          <w:szCs w:val="24"/>
        </w:rPr>
        <w:fldChar w:fldCharType="end"/>
      </w:r>
    </w:p>
    <w:p w14:paraId="4CF43AC2">
      <w:pPr>
        <w:pStyle w:val="15"/>
        <w:widowControl w:val="0"/>
        <w:numPr>
          <w:ilvl w:val="0"/>
          <w:numId w:val="3"/>
        </w:numPr>
        <w:spacing w:line="360" w:lineRule="auto"/>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Edge Intelligence: Paving the Last Mile of Artificial Intelligence With Edge Computing</w:t>
      </w:r>
      <w:r>
        <w:rPr>
          <w:rFonts w:ascii="宋体" w:hAnsi="宋体" w:eastAsia="宋体" w:cs="宋体"/>
          <w:sz w:val="24"/>
          <w:szCs w:val="24"/>
        </w:rPr>
        <w:fldChar w:fldCharType="begin"/>
      </w:r>
      <w:r>
        <w:rPr>
          <w:rFonts w:ascii="宋体" w:hAnsi="宋体" w:eastAsia="宋体" w:cs="宋体"/>
          <w:sz w:val="24"/>
          <w:szCs w:val="24"/>
        </w:rPr>
        <w:instrText xml:space="preserve"> HYPERLINK "https://ieeexplore.ieee.org/document/8736011" </w:instrText>
      </w:r>
      <w:r>
        <w:rPr>
          <w:rFonts w:ascii="宋体" w:hAnsi="宋体" w:eastAsia="宋体" w:cs="宋体"/>
          <w:sz w:val="24"/>
          <w:szCs w:val="24"/>
        </w:rPr>
        <w:fldChar w:fldCharType="separate"/>
      </w:r>
      <w:r>
        <w:rPr>
          <w:rStyle w:val="43"/>
          <w:rFonts w:ascii="宋体" w:hAnsi="宋体" w:eastAsia="宋体" w:cs="宋体"/>
          <w:sz w:val="24"/>
          <w:szCs w:val="24"/>
        </w:rPr>
        <w:t>Edge Intelligence: Paving the Last Mile of Artificial Intelligence With Edge Computing | IEEE Journals &amp; Magazine | IEEE Xplore</w:t>
      </w:r>
      <w:r>
        <w:rPr>
          <w:rFonts w:ascii="宋体" w:hAnsi="宋体" w:eastAsia="宋体" w:cs="宋体"/>
          <w:sz w:val="24"/>
          <w:szCs w:val="24"/>
        </w:rPr>
        <w:fldChar w:fldCharType="end"/>
      </w:r>
    </w:p>
  </w:comment>
  <w:comment w:id="3" w:author="GYJ" w:date="2022-09-08T16:33:59Z" w:initials="">
    <w:p w14:paraId="42F64223">
      <w:pPr>
        <w:pStyle w:val="15"/>
        <w:rPr>
          <w:rFonts w:hint="default" w:eastAsia="宋体"/>
          <w:lang w:val="en-US" w:eastAsia="zh-CN"/>
        </w:rPr>
      </w:pPr>
      <w:r>
        <w:rPr>
          <w:rFonts w:hint="eastAsia"/>
          <w:lang w:val="en-US" w:eastAsia="zh-CN"/>
        </w:rPr>
        <w:t>这块是否需要先把解决方案直接抛出？</w:t>
      </w:r>
    </w:p>
  </w:comment>
  <w:comment w:id="4" w:author="Xiaodong Zhang" w:date="2022-09-06T14:45:13Z" w:initials="ZXD">
    <w:p w14:paraId="060D344C">
      <w:pPr>
        <w:pStyle w:val="15"/>
        <w:rPr>
          <w:rFonts w:hint="default" w:ascii="宋体" w:hAnsi="宋体" w:cs="宋体"/>
          <w:sz w:val="24"/>
          <w:szCs w:val="24"/>
          <w:lang w:val="en-US" w:eastAsia="zh-CN"/>
        </w:rPr>
      </w:pPr>
      <w:r>
        <w:rPr>
          <w:rFonts w:hint="eastAsia" w:ascii="宋体" w:hAnsi="宋体" w:cs="宋体"/>
          <w:sz w:val="24"/>
          <w:szCs w:val="24"/>
          <w:lang w:val="en-US" w:eastAsia="zh-CN"/>
        </w:rPr>
        <w:t>这一段可以适当拓展，强调边缘计算与边缘人工智能的意义，才考如下</w:t>
      </w:r>
    </w:p>
    <w:p w14:paraId="03925BEE">
      <w:pPr>
        <w:pStyle w:val="15"/>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"https://zhuanlan.zhihu.com/p/341808108" </w:instrText>
      </w:r>
      <w:r>
        <w:rPr>
          <w:rFonts w:ascii="宋体" w:hAnsi="宋体" w:eastAsia="宋体" w:cs="宋体"/>
          <w:sz w:val="24"/>
          <w:szCs w:val="24"/>
        </w:rPr>
        <w:fldChar w:fldCharType="separate"/>
      </w:r>
      <w:r>
        <w:rPr>
          <w:rStyle w:val="43"/>
          <w:rFonts w:ascii="宋体" w:hAnsi="宋体" w:eastAsia="宋体" w:cs="宋体"/>
          <w:sz w:val="24"/>
          <w:szCs w:val="24"/>
        </w:rPr>
        <w:t>什么是边缘人工智能和边缘计算？ - 知乎 (zhihu.com)</w:t>
      </w:r>
      <w:r>
        <w:rPr>
          <w:rFonts w:ascii="宋体" w:hAnsi="宋体" w:eastAsia="宋体" w:cs="宋体"/>
          <w:sz w:val="24"/>
          <w:szCs w:val="24"/>
        </w:rPr>
        <w:fldChar w:fldCharType="end"/>
      </w:r>
    </w:p>
  </w:comment>
  <w:comment w:id="5" w:author="Xiaodong Zhang" w:date="2022-09-06T14:50:49Z" w:initials="ZXD">
    <w:p w14:paraId="1D1C30BE">
      <w:pPr>
        <w:pStyle w:val="15"/>
        <w:rPr>
          <w:rFonts w:hint="default" w:eastAsia="宋体"/>
          <w:lang w:val="en-US" w:eastAsia="zh-CN"/>
        </w:rPr>
      </w:pPr>
      <w:r>
        <w:rPr>
          <w:rFonts w:hint="eastAsia"/>
          <w:lang w:val="en-US" w:eastAsia="zh-CN"/>
        </w:rPr>
        <w:t>先写BNN，再写BCNN</w:t>
      </w:r>
    </w:p>
  </w:comment>
  <w:comment w:id="6" w:author="Xiaodong Zhang" w:date="2022-09-06T14:51:44Z" w:initials="ZXD">
    <w:p w14:paraId="35FC1BD0">
      <w:pPr>
        <w:pStyle w:val="15"/>
        <w:rPr>
          <w:rFonts w:hint="default" w:eastAsia="宋体"/>
          <w:lang w:val="en-US" w:eastAsia="zh-CN"/>
        </w:rPr>
      </w:pPr>
      <w:r>
        <w:rPr>
          <w:rFonts w:hint="eastAsia"/>
          <w:lang w:val="en-US" w:eastAsia="zh-CN"/>
        </w:rPr>
        <w:t>研究的亮点是？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BA70E4D" w15:done="0"/>
  <w15:commentEx w15:paraId="4463383E" w15:done="0"/>
  <w15:commentEx w15:paraId="4CF43AC2" w15:done="0"/>
  <w15:commentEx w15:paraId="42F64223" w15:done="0"/>
  <w15:commentEx w15:paraId="03925BEE" w15:done="0"/>
  <w15:commentEx w15:paraId="1D1C30BE" w15:done="0"/>
  <w15:commentEx w15:paraId="35FC1BD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altName w:val="宋体"/>
    <w:panose1 w:val="02010600040101010101"/>
    <w:charset w:val="86"/>
    <w:family w:val="auto"/>
    <w:pitch w:val="default"/>
    <w:sig w:usb0="00000000" w:usb1="00000000" w:usb2="00000000" w:usb3="00000000" w:csb0="0004009F" w:csb1="DFD7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spacing w:line="240" w:lineRule="auto"/>
      <w:ind w:firstLine="0" w:firstLineChars="0"/>
      <w:rPr>
        <w:rStyle w:val="41"/>
      </w:rPr>
    </w:pPr>
    <w:r>
      <w:rPr>
        <w:rStyle w:val="41"/>
      </w:rPr>
      <w:fldChar w:fldCharType="begin"/>
    </w:r>
    <w:r>
      <w:rPr>
        <w:rStyle w:val="41"/>
      </w:rPr>
      <w:instrText xml:space="preserve">PAGE  </w:instrText>
    </w:r>
    <w:r>
      <w:rPr>
        <w:rStyle w:val="41"/>
      </w:rPr>
      <w:fldChar w:fldCharType="separate"/>
    </w:r>
    <w:r>
      <w:rPr>
        <w:rStyle w:val="41"/>
      </w:rPr>
      <w:t>17</w:t>
    </w:r>
    <w:r>
      <w:rPr>
        <w:rStyle w:val="41"/>
      </w:rPr>
      <w:fldChar w:fldCharType="end"/>
    </w:r>
  </w:p>
  <w:p>
    <w:pPr>
      <w:pStyle w:val="24"/>
      <w:spacing w:line="240" w:lineRule="auto"/>
      <w:ind w:firstLine="0" w:firstLineChars="0"/>
    </w:pPr>
    <w:r>
      <mc:AlternateContent>
        <mc:Choice Requires="wps">
          <w:drawing>
            <wp:anchor distT="0" distB="0" distL="114300" distR="114300" simplePos="0" relativeHeight="251661312" behindDoc="0" locked="0" layoutInCell="1" allowOverlap="1">
              <wp:simplePos x="0" y="0"/>
              <wp:positionH relativeFrom="column">
                <wp:posOffset>-2540</wp:posOffset>
              </wp:positionH>
              <wp:positionV relativeFrom="paragraph">
                <wp:posOffset>-220345</wp:posOffset>
              </wp:positionV>
              <wp:extent cx="5687695" cy="0"/>
              <wp:effectExtent l="0" t="0" r="0" b="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5687695" cy="0"/>
                      </a:xfrm>
                      <a:prstGeom prst="line">
                        <a:avLst/>
                      </a:prstGeom>
                      <a:noFill/>
                      <a:ln w="12700">
                        <a:solidFill>
                          <a:srgbClr val="000000"/>
                        </a:solidFill>
                        <a:round/>
                      </a:ln>
                      <a:effectLst/>
                    </wps:spPr>
                    <wps:bodyPr/>
                  </wps:wsp>
                </a:graphicData>
              </a:graphic>
            </wp:anchor>
          </w:drawing>
        </mc:Choice>
        <mc:Fallback>
          <w:pict>
            <v:line id="_x0000_s1026" o:spid="_x0000_s1026" o:spt="20" style="position:absolute;left:0pt;margin-left:-0.2pt;margin-top:-17.35pt;height:0pt;width:447.85pt;z-index:251661312;mso-width-relative:page;mso-height-relative:page;" filled="f" stroked="t" coordsize="21600,21600" o:gfxdata="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rJ&#10;aknYAAAACQEAAA8AAAAAAAAAAQAgAAAAIgAAAGRycy9kb3ducmV2LnhtbFBLAQIUABQAAAAIAIdO&#10;4kC22XLj6gEAALkDAAAOAAAAAAAAAAEAIAAAACcBAABkcnMvZTJvRG9jLnhtbFBLBQYAAAAABgAG&#10;AFkBAACDBQAAAAA=&#10;">
              <v:fill on="f" focussize="0,0"/>
              <v:stroke weight="1pt" color="#000000" joinstyle="round"/>
              <v:imagedata o:title=""/>
              <o:lock v:ext="edit" aspectratio="f"/>
            </v:line>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ind w:firstLine="360"/>
      <w:rPr>
        <w:rStyle w:val="41"/>
      </w:rPr>
    </w:pPr>
    <w:r>
      <w:rPr>
        <w:rStyle w:val="41"/>
      </w:rPr>
      <w:fldChar w:fldCharType="begin"/>
    </w:r>
    <w:r>
      <w:rPr>
        <w:rStyle w:val="41"/>
      </w:rPr>
      <w:instrText xml:space="preserve">PAGE  </w:instrText>
    </w:r>
    <w:r>
      <w:rPr>
        <w:rStyle w:val="41"/>
      </w:rPr>
      <w:fldChar w:fldCharType="separate"/>
    </w:r>
    <w:r>
      <w:rPr>
        <w:rStyle w:val="41"/>
      </w:rPr>
      <w:t>I</w:t>
    </w:r>
    <w:r>
      <w:rPr>
        <w:rStyle w:val="41"/>
      </w:rPr>
      <w:fldChar w:fldCharType="end"/>
    </w:r>
  </w:p>
  <w:p>
    <w:pPr>
      <w:pStyle w:val="2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spacing w:line="240" w:lineRule="auto"/>
      <w:ind w:firstLine="0" w:firstLineChars="0"/>
      <w:rPr>
        <w:rFonts w:ascii="楷体" w:hAnsi="楷体" w:eastAsia="楷体"/>
        <w:b/>
        <w:spacing w:val="16"/>
        <w:sz w:val="36"/>
        <w:szCs w:val="36"/>
      </w:rPr>
    </w:pPr>
    <w:r>
      <mc:AlternateContent>
        <mc:Choice Requires="wpg">
          <w:drawing>
            <wp:anchor distT="0" distB="0" distL="114300" distR="114300" simplePos="0" relativeHeight="251660288" behindDoc="0" locked="0" layoutInCell="1" allowOverlap="1">
              <wp:simplePos x="0" y="0"/>
              <wp:positionH relativeFrom="column">
                <wp:posOffset>-6985</wp:posOffset>
              </wp:positionH>
              <wp:positionV relativeFrom="paragraph">
                <wp:posOffset>329565</wp:posOffset>
              </wp:positionV>
              <wp:extent cx="5689600" cy="30480"/>
              <wp:effectExtent l="0" t="6350" r="6350" b="20320"/>
              <wp:wrapNone/>
              <wp:docPr id="2" name="组合 1"/>
              <wp:cNvGraphicFramePr/>
              <a:graphic xmlns:a="http://schemas.openxmlformats.org/drawingml/2006/main">
                <a:graphicData uri="http://schemas.microsoft.com/office/word/2010/wordprocessingGroup">
                  <wpg:wgp>
                    <wpg:cNvGrpSpPr/>
                    <wpg:grpSpPr>
                      <a:xfrm>
                        <a:off x="0" y="0"/>
                        <a:ext cx="5689600" cy="30480"/>
                        <a:chOff x="0" y="-8"/>
                        <a:chExt cx="8960" cy="48"/>
                      </a:xfrm>
                      <a:effectLst/>
                    </wpg:grpSpPr>
                    <wps:wsp>
                      <wps:cNvPr id="15" name="Line 2"/>
                      <wps:cNvCnPr/>
                      <wps:spPr bwMode="auto">
                        <a:xfrm>
                          <a:off x="0" y="-8"/>
                          <a:ext cx="8960" cy="0"/>
                        </a:xfrm>
                        <a:prstGeom prst="line">
                          <a:avLst/>
                        </a:prstGeom>
                        <a:noFill/>
                        <a:ln w="12700">
                          <a:solidFill>
                            <a:srgbClr val="000000"/>
                          </a:solidFill>
                          <a:round/>
                        </a:ln>
                        <a:effectLst/>
                      </wps:spPr>
                      <wps:bodyPr/>
                    </wps:wsp>
                    <wps:wsp>
                      <wps:cNvPr id="16" name="Line 3"/>
                      <wps:cNvCnPr/>
                      <wps:spPr bwMode="auto">
                        <a:xfrm>
                          <a:off x="0" y="40"/>
                          <a:ext cx="8960" cy="0"/>
                        </a:xfrm>
                        <a:prstGeom prst="line">
                          <a:avLst/>
                        </a:prstGeom>
                        <a:noFill/>
                        <a:ln w="12700">
                          <a:solidFill>
                            <a:srgbClr val="000000"/>
                          </a:solidFill>
                          <a:round/>
                        </a:ln>
                        <a:effectLst/>
                      </wps:spPr>
                      <wps:bodyPr/>
                    </wps:wsp>
                  </wpg:wgp>
                </a:graphicData>
              </a:graphic>
            </wp:anchor>
          </w:drawing>
        </mc:Choice>
        <mc:Fallback>
          <w:pict>
            <v:group id="组合 1" o:spid="_x0000_s1026" o:spt="203" style="position:absolute;left:0pt;margin-left:-0.55pt;margin-top:25.95pt;height:2.4pt;width:448pt;z-index:251660288;mso-width-relative:page;mso-height-relative:page;" coordorigin="0,-8" coordsize="8960,48" o:gfxdata="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JWH0tkAAAAIAQAADwAAAAAAAAABACAAAAAiAAAAZHJzL2Rv&#10;d25yZXYueG1sUEsBAhQAFAAAAAgAh07iQFlnPVk5AgAATgYAAA4AAAAAAAAAAQAgAAAAKAEAAGRy&#10;cy9lMm9Eb2MueG1sUEsFBgAAAAAGAAYAWQEAANMFAAAAAA==&#10;">
              <o:lock v:ext="edit" aspectratio="f"/>
              <v:line id="Line 2" o:spid="_x0000_s1026" o:spt="20" style="position:absolute;left:0;top:-8;height:0;width:8960;" filled="f" stroked="t" coordsize="21600,21600" o:gfxdata="UEsDBAoAAAAAAIdO4kAAAAAAAAAAAAAAAAAEAAAAZHJzL1BLAwQUAAAACACHTuJAzwZYMLoAAADb&#10;AAAADwAAAGRycy9kb3ducmV2LnhtbEVPS4vCMBC+C/sfwizsTVMF11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Blgw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3" o:spid="_x0000_s1026" o:spt="20" style="position:absolute;left:0;top:40;height:0;width:8960;" filled="f" stroked="t" coordsize="21600,21600" o:gfxdata="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ZH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group>
          </w:pict>
        </mc:Fallback>
      </mc:AlternateContent>
    </w:r>
    <w:r>
      <w:rPr>
        <w:rFonts w:hint="eastAsia" w:ascii="楷体" w:hAnsi="楷体" w:eastAsia="楷体"/>
        <w:b/>
        <w:spacing w:val="16"/>
        <w:sz w:val="36"/>
        <w:szCs w:val="36"/>
      </w:rPr>
      <w:t>华 中 科 技 大 学 硕 士 学 位 论 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EE0CC0"/>
    <w:multiLevelType w:val="singleLevel"/>
    <w:tmpl w:val="E0EE0CC0"/>
    <w:lvl w:ilvl="0" w:tentative="0">
      <w:start w:val="1"/>
      <w:numFmt w:val="decimal"/>
      <w:suff w:val="space"/>
      <w:lvlText w:val="%1."/>
      <w:lvlJc w:val="left"/>
    </w:lvl>
  </w:abstractNum>
  <w:abstractNum w:abstractNumId="1">
    <w:nsid w:val="086962BE"/>
    <w:multiLevelType w:val="multilevel"/>
    <w:tmpl w:val="086962BE"/>
    <w:lvl w:ilvl="0" w:tentative="0">
      <w:start w:val="1"/>
      <w:numFmt w:val="japaneseCounting"/>
      <w:lvlText w:val="第%1章"/>
      <w:lvlJc w:val="left"/>
      <w:pPr>
        <w:ind w:left="840" w:hanging="840"/>
      </w:pPr>
      <w:rPr>
        <w:rFonts w:hint="default"/>
      </w:rPr>
    </w:lvl>
    <w:lvl w:ilvl="1" w:tentative="0">
      <w:start w:val="3"/>
      <w:numFmt w:val="decimal"/>
      <w:lvlText w:val="（%2）"/>
      <w:lvlJc w:val="left"/>
      <w:pPr>
        <w:ind w:left="1140" w:hanging="720"/>
      </w:pPr>
      <w:rPr>
        <w:rFonts w:hint="default"/>
      </w:rPr>
    </w:lvl>
    <w:lvl w:ilvl="2" w:tentative="0">
      <w:start w:val="1"/>
      <w:numFmt w:val="low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EBC0D84"/>
    <w:multiLevelType w:val="singleLevel"/>
    <w:tmpl w:val="6EBC0D84"/>
    <w:lvl w:ilvl="0" w:tentative="0">
      <w:start w:val="1"/>
      <w:numFmt w:val="decimal"/>
      <w:suff w:val="space"/>
      <w:lvlText w:val="%1."/>
      <w:lvlJc w:val="left"/>
    </w:lvl>
  </w:abstractNum>
  <w:abstractNum w:abstractNumId="3">
    <w:nsid w:val="7597720A"/>
    <w:multiLevelType w:val="multilevel"/>
    <w:tmpl w:val="7597720A"/>
    <w:lvl w:ilvl="0" w:tentative="0">
      <w:start w:val="1"/>
      <w:numFmt w:val="decimal"/>
      <w:pStyle w:val="2"/>
      <w:lvlText w:val="%1"/>
      <w:lvlJc w:val="left"/>
      <w:pPr>
        <w:ind w:left="4259"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Xiaodong Zhang">
    <w15:presenceInfo w15:providerId="None" w15:userId="Xiaodong Zhang"/>
  </w15:person>
  <w15:person w15:author="GYJ">
    <w15:presenceInfo w15:providerId="WPS Office" w15:userId="38332093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1"/>
  <w:documentProtection w:enforcement="0"/>
  <w:defaultTabStop w:val="48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MwNzIzY2M0NTc1YzJmNDViZDU2MTQ2ODhiMGJlZDIifQ=="/>
    <w:docVar w:name="NE.Ref{01B80FEE-0095-48BB-A253-C45E78644B7B}" w:val=" ADDIN NE.Ref.{01B80FEE-0095-48BB-A253-C45E78644B7B}&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doi&gt;10.1038/nature19100&lt;/_doi&gt;&lt;_created&gt;64122732&lt;/_created&gt;&lt;_modified&gt;64122732&lt;/_modified&gt;&lt;_url&gt;http://www.nature.com/articles/nature19100_x000d__x000a_http://www.nature.com/articles/nature19100.pdf&lt;/_url&gt;&lt;_journal&gt;Nature&lt;/_journal&gt;&lt;_volume&gt;536&lt;/_volume&gt;&lt;_issue&gt;7617&lt;/_issue&gt;&lt;_pages&gt;451-455&lt;/_pages&gt;&lt;_tertiary_title&gt;Nature&lt;/_tertiary_title&gt;&lt;_isbn&gt;0028-0836&lt;/_isbn&gt;&lt;_accessed&gt;64122732&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02050467-4AF3-4628-8DAE-FCED4712D57A}" w:val=" ADDIN NE.Ref.{02050467-4AF3-4628-8DAE-FCED4712D57A}&lt;Citation&gt;&lt;Group&gt;&lt;References&gt;&lt;Item&gt;&lt;ID&gt;1&lt;/ID&gt;&lt;UID&gt;{CDC392F4-0B91-42CD-AE02-BF49639C93C1}&lt;/UID&gt;&lt;Title&gt;Deformation in Soft-Matter Robotics: A Categorization and Quantitative Characterization&lt;/Title&gt;&lt;Template&gt;Journal Article&lt;/Template&gt;&lt;Star&gt;0&lt;/Star&gt;&lt;Tag&gt;0&lt;/Tag&gt;&lt;Author&gt;Wang, Liyu; Iida, Fumiya&lt;/Author&gt;&lt;Year&gt;2015&lt;/Year&gt;&lt;Details&gt;&lt;_doi&gt;10.1109/MRA.2015.2448277&lt;/_doi&gt;&lt;_created&gt;64120032&lt;/_created&gt;&lt;_modified&gt;64120032&lt;/_modified&gt;&lt;_url&gt;http://ieeexplore.ieee.org/document/7254259/_x000d__x000a_http://xplorestaging.ieee.org/ielx7/100/7254280/07254259.pdf?arnumber=7254259&lt;/_url&gt;&lt;_journal&gt;IEEE Robotics &amp;amp; Automation Magazine&lt;/_journal&gt;&lt;_volume&gt;22&lt;/_volume&gt;&lt;_issue&gt;3&lt;/_issue&gt;&lt;_pages&gt;125-139&lt;/_pages&gt;&lt;_tertiary_title&gt;IEEE Robot. Automat. Mag.&lt;/_tertiary_title&gt;&lt;_isbn&gt;1070-9932&lt;/_isbn&gt;&lt;_accessed&gt;64120032&lt;/_accessed&gt;&lt;_db_updated&gt;CrossRef&lt;/_db_updated&gt;&lt;_impact_factor&gt;   5.143&lt;/_impact_factor&gt;&lt;_collection_scope&gt;SCIE;EI&lt;/_collection_scope&gt;&lt;/Details&gt;&lt;Extra&gt;&lt;DBUID&gt;{BF60F7C6-F156-49B0-8EE6-14AB35FDE7BF}&lt;/DBUID&gt;&lt;/Extra&gt;&lt;/Item&gt;&lt;/References&gt;&lt;/Group&gt;&lt;/Citation&gt;_x000a_"/>
    <w:docVar w:name="NE.Ref{05667E80-02CA-4113-8AEC-083D6E81EA09}" w:val=" ADDIN NE.Ref.{05667E80-02CA-4113-8AEC-083D6E81EA09}&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917FA0D-9FC3-4AFD-9C91-A971C4E96A95}" w:val=" ADDIN NE.Ref.{0917FA0D-9FC3-4AFD-9C91-A971C4E96A95}&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0C251436-D611-4C52-AAD1-A8F8ACC08DAC}" w:val=" ADDIN NE.Ref.{0C251436-D611-4C52-AAD1-A8F8ACC08DAC}&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D7EDA55-2A16-49CF-94DA-B20A2BA00BD3}" w:val=" ADDIN NE.Ref.{0D7EDA55-2A16-49CF-94DA-B20A2BA00BD3}&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0DDE2F17-0565-49A6-B219-36CB0C5AC7B1}" w:val=" ADDIN NE.Ref.{0DDE2F17-0565-49A6-B219-36CB0C5AC7B1}&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0DE27862-17F9-4945-8A4B-1D315C4AAB65}" w:val=" ADDIN NE.Ref.{0DE27862-17F9-4945-8A4B-1D315C4AAB65}&lt;Citation&gt;&lt;Group&gt;&lt;References&gt;&lt;Item&gt;&lt;ID&gt;24&lt;/ID&gt;&lt;UID&gt;{CDFBA1EE-57C5-40BC-987D-AE31EFA8E565}&lt;/UID&gt;&lt;Title&gt;An agglutinate magnetic spray transforms inanimate objects into millirobots for biomedical applications&lt;/Title&gt;&lt;Template&gt;Journal Article&lt;/Template&gt;&lt;Star&gt;0&lt;/Star&gt;&lt;Tag&gt;0&lt;/Tag&gt;&lt;Author&gt;Yang, X; Shang, W; Lu, H; Liu, Y; Yang, L; Tan, R; Wu, X; Shen, Y&lt;/Author&gt;&lt;Year&gt;2020&lt;/Year&gt;&lt;Details&gt;&lt;_accessed&gt;64134405&lt;/_accessed&gt;&lt;_accession_num&gt;33208522&lt;/_accession_num&gt;&lt;_author_adr&gt;Department of Biomedical Engineering, City University of Hong Kong, Hong Kong SAR 999017, China.; CAS Key Laboratory of Human-Machine Intelligence-Synergy Systems, Shenzhen Institutes of Advanced Technology, Chinese Academy of Sciences, Shenzhen 518055,  China.; Guangdong Provincial Key Laboratory of Robotics and Intelligent System, Shenzhen  Institutes of Advanced Technology, Chinese Academy of Sciences, Shenzhen 518055,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Guangdong Provincial Key Laboratory of Robotics and Intelligent System, Shenzhen  Institutes of Advanced Technology, Chinese Academy of Sciences, Shenzhen 518055,  China. xy.wu@siat.ac.cn yajishen@cityu.edu.hk.; SIAT Branch, Shenzhen Institute of Artificial Intelligence and Robotics for Society, Shenzhen 518129, China.; Department of Biomedical Engineering, City University of Hong Kong, Hong Kong SAR 999017, China. xy.wu@siat.ac.cn yajishen@cityu.edu.hk.; City University of Hong Kong Shenzhen Research Institute, Shenzhen 518057, China.&lt;/_author_adr&gt;&lt;_created&gt;64134405&lt;/_created&gt;&lt;_date&gt;63577440&lt;/_date&gt;&lt;_date_display&gt;2020 Nov 18&lt;/_date_display&gt;&lt;_db_updated&gt;PubMed&lt;/_db_updated&gt;&lt;_doi&gt;10.1126/scirobotics.abc8191&lt;/_doi&gt;&lt;_impact_factor&gt;  23.748&lt;/_impact_factor&gt;&lt;_isbn&gt;2470-9476 (Electronic); 2470-9476 (Linking)&lt;/_isbn&gt;&lt;_issue&gt;48&lt;/_issue&gt;&lt;_journal&gt;Sci Robot&lt;/_journal&gt;&lt;_language&gt;eng&lt;/_language&gt;&lt;_modified&gt;64134405&lt;/_modified&gt;&lt;_ori_publication&gt;Copyright (c) 2020 The Authors, some rights reserved; exclusive licensee American_x000d__x000a_      Association for the Advancement of Science. No claim to original U.S. Government _x000d__x000a_      Works.&lt;/_ori_publication&gt;&lt;_subject_headings&gt;Adhesiveness; Aerosols; Animals; Capsule Endoscopy/instrumentation; Catheterization/instrumentation; Drug Delivery Systems/instrumentation; Equipment Design; Gastric Mucosa/metabolism; Hemodynamics; Humans; Magnetic Phenomena; *Magnetics; Male; Microtechnology/instrumentation; Motion; Rabbits; Robotics/*instrumentation; Stomach/diagnostic imaging/drug effects; Surface Properties&lt;/_subject_headings&gt;&lt;_tertiary_title&gt;Science robotics&lt;/_tertiary_title&gt;&lt;_type_work&gt;Journal Article; Research Support, Non-U.S. Gov&amp;apos;t&lt;/_type_work&gt;&lt;_url&gt;http://www.ncbi.nlm.nih.gov/entrez/query.fcgi?cmd=Retrieve&amp;amp;db=pubmed&amp;amp;dopt=Abstract&amp;amp;list_uids=33208522&amp;amp;query_hl=1&lt;/_url&gt;&lt;_volume&gt;5&lt;/_volume&gt;&lt;/Details&gt;&lt;Extra&gt;&lt;DBUID&gt;{E87069DB-8AE9-4435-B09B-2F8896F5ABEC}&lt;/DBUID&gt;&lt;/Extra&gt;&lt;/Item&gt;&lt;/References&gt;&lt;/Group&gt;&lt;/Citation&gt;_x000a_"/>
    <w:docVar w:name="NE.Ref{0E1E5223-137C-4310-8B39-A7CDF57BFD4E}" w:val=" ADDIN NE.Ref.{0E1E5223-137C-4310-8B39-A7CDF57BFD4E}&lt;Citation&gt;&lt;Group&gt;&lt;References&gt;&lt;Item&gt;&lt;ID&gt;23&lt;/ID&gt;&lt;UID&gt;{F193F7D1-4DC7-4908-AE2A-FE94CBD7208B}&lt;/UID&gt;&lt;Title&gt;Somatosensory, Light‐Driven, Thin‐Film Robots Capable of Integrated Perception and Motility&lt;/Title&gt;&lt;Template&gt;Journal Article&lt;/Template&gt;&lt;Star&gt;0&lt;/Star&gt;&lt;Tag&gt;0&lt;/Tag&gt;&lt;Author&gt;Wang, Xiao Qiao; Chan, Kwok Hoe; Cheng, Yin; Ding, Tianpeng; Li, Tongtao; Achavananthadith, Sippanat; Ahmet, Selman; Ho, John S; Ho, Ghim Wei&lt;/Author&gt;&lt;Year&gt;2020&lt;/Year&gt;&lt;Details&gt;&lt;_accessed&gt;64119834&lt;/_accessed&gt;&lt;_collection_scope&gt;SCI;SCIE;EI&lt;/_collection_scope&gt;&lt;_created&gt;64119833&lt;/_created&gt;&lt;_db_updated&gt;CrossRef&lt;/_db_updated&gt;&lt;_doi&gt;10.1002/adma.202000351&lt;/_doi&gt;&lt;_impact_factor&gt;  30.849&lt;/_impact_factor&gt;&lt;_isbn&gt;0935-9648&lt;/_isbn&gt;&lt;_issue&gt;21&lt;/_issue&gt;&lt;_journal&gt;Advanced Materials&lt;/_journal&gt;&lt;_modified&gt;64119834&lt;/_modified&gt;&lt;_pages&gt;2000351&lt;/_pages&gt;&lt;_tertiary_title&gt;Adv. Mater.&lt;/_tertiary_title&gt;&lt;_url&gt;https://onlinelibrary.wiley.com/doi/10.1002/adma.202000351_x000d__x000a_https://onlinelibrary.wiley.com/doi/pdf/10.1002/adma.202000351&lt;/_url&gt;&lt;_volume&gt;32&lt;/_volume&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11E9A2D4-A6AF-4746-9A09-0D7F57D82D48}" w:val=" ADDIN NE.Ref.{11E9A2D4-A6AF-4746-9A09-0D7F57D82D48}&lt;Citation&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Citation&gt;_x000a_"/>
    <w:docVar w:name="NE.Ref{1379C89A-D78B-41DB-8250-2B69FDDE5AFE}" w:val=" ADDIN NE.Ref.{1379C89A-D78B-41DB-8250-2B69FDDE5AFE}&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18B6B717-D1CE-4B33-95A4-1EEFA8927F45}" w:val=" ADDIN NE.Ref.{18B6B717-D1CE-4B33-95A4-1EEFA8927F45}&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Citation&gt;_x000a_"/>
    <w:docVar w:name="NE.Ref{2B08489B-B3B5-4B76-99C0-56227799671B}" w:val=" ADDIN NE.Ref.{2B08489B-B3B5-4B76-99C0-56227799671B}&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Citation&gt;_x000a_"/>
    <w:docVar w:name="NE.Ref{306C406F-725E-4B9F-98A3-9938E1C0FA3A}" w:val=" ADDIN NE.Ref.{306C406F-725E-4B9F-98A3-9938E1C0FA3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3B977FAF-2F35-4599-8CB4-2A94FF11A42B}" w:val=" ADDIN NE.Ref.{3B977FAF-2F35-4599-8CB4-2A94FF11A42B}&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accessed&gt;64121122&lt;/_accessed&gt;&lt;_accession_num&gt;31057833&lt;/_accession_num&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collection_scope&gt;SCIE;EI&lt;/_collection_scope&gt;&lt;_created&gt;64121121&lt;/_created&gt;&lt;_date&gt;61037280&lt;/_date&gt;&lt;_date_display&gt;2016&lt;/_date_display&gt;&lt;_db_updated&gt;PubMed&lt;/_db_updated&gt;&lt;_doi&gt;10.1038/micronano.2016.43&lt;/_doi&gt;&lt;_impact_factor&gt;   7.127&lt;/_impact_factor&gt;&lt;_isbn&gt;2055-7434 (Electronic); 2055-7434 (Linking)&lt;/_isbn&gt;&lt;_journal&gt;Microsyst Nanoeng&lt;/_journal&gt;&lt;_keywords&gt;Electronic skins; Flexible sensors; Health monitoring; Liquid-state devices; Microfluidics; Tactile sensing&lt;/_keywords&gt;&lt;_language&gt;eng&lt;/_language&gt;&lt;_modified&gt;64121122&lt;/_modified&gt;&lt;_pages&gt;16043&lt;/_pages&gt;&lt;_tertiary_title&gt;Microsystems &amp;amp; nanoengineering&lt;/_tertiary_title&gt;&lt;_type_work&gt;Journal Article; Review&lt;/_type_work&gt;&lt;_url&gt;http://www.ncbi.nlm.nih.gov/entrez/query.fcgi?cmd=Retrieve&amp;amp;db=pubmed&amp;amp;dopt=Abstract&amp;amp;list_uids=31057833&amp;amp;query_hl=1&lt;/_url&gt;&lt;_volume&gt;2&lt;/_volume&gt;&lt;/Details&gt;&lt;Extra&gt;&lt;DBUID&gt;{EA5352B2-322A-4C6D-B446-587FFF8600FC}&lt;/DBUID&gt;&lt;/Extra&gt;&lt;/Item&gt;&lt;/References&gt;&lt;/Group&gt;&lt;/Citation&gt;_x000a_"/>
    <w:docVar w:name="NE.Ref{3C590F0A-D48D-475A-83AD-E49D4223C82F}" w:val=" ADDIN NE.Ref.{3C590F0A-D48D-475A-83AD-E49D4223C82F}&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4125E556-73D6-41F3-B77E-E3A10948DCCB}" w:val=" ADDIN NE.Ref.{4125E556-73D6-41F3-B77E-E3A10948DCCB}&lt;Citation&gt;&lt;Group&gt;&lt;References&gt;&lt;Item&gt;&lt;ID&gt;48&lt;/ID&gt;&lt;UID&gt;{F4937697-904F-4EFE-A689-E6DE4C53CEDC}&lt;/UID&gt;&lt;Title&gt;Reprogrammable shape morphing of magnetic soft machines&lt;/Title&gt;&lt;Template&gt;Journal Article&lt;/Template&gt;&lt;Star&gt;0&lt;/Star&gt;&lt;Tag&gt;0&lt;/Tag&gt;&lt;Author&gt;Alapan, Y; Karacakol, A C; Guzelhan, S N; Isik, I; Sitti, M&lt;/Author&gt;&lt;Year&gt;2020&lt;/Year&gt;&lt;Details&gt;&lt;_accessed&gt;64119835&lt;/_accessed&gt;&lt;_accession_num&gt;32948594&lt;/_accession_num&gt;&lt;_author_adr&gt;Physical Intelligence Department, Max Planck Institute for Intelligent Systems, 70569 Stuttgart, Germany.; Physical Intelligence Department, Max Planck Institute for Intelligent Systems, 70569 Stuttgart, Germany.; Department of Mechanical Engineering, Carnegie Mellon University, Pittsburgh, PA  15213, USA.; Physical Intelligence Department, Max Planck Institute for Intelligent Systems, 70569 Stuttgart, Germany.; Physical Intelligence Department, Max Planck Institute for Intelligent Systems, 70569 Stuttgart, Germany.; Physical Intelligence Department, Max Planck Institute for Intelligent Systems, 70569 Stuttgart, Germany. sitti@is.mpg.de.; School of Medicine and School of Engineering, Koc University, 34450 Istanbul, Turkey.; Institute for Biomedical Engineering, ETH Zurich, 8092 Zurich, Switzerland.&lt;/_author_adr&gt;&lt;_collection_scope&gt;SCI;SCIE;EI&lt;/_collection_scope&gt;&lt;_created&gt;64119833&lt;/_created&gt;&lt;_date&gt;63465120&lt;/_date&gt;&lt;_date_display&gt;2020 Sep&lt;/_date_display&gt;&lt;_db_updated&gt;PubMed&lt;/_db_updated&gt;&lt;_doi&gt;10.1126/sciadv.abc6414&lt;/_doi&gt;&lt;_impact_factor&gt;  14.136&lt;/_impact_factor&gt;&lt;_isbn&gt;2375-2548 (Electronic); 2375-2548 (Linking)&lt;/_isbn&gt;&lt;_issue&gt;38&lt;/_issue&gt;&lt;_journal&gt;Sci Adv&lt;/_journal&gt;&lt;_language&gt;eng&lt;/_language&gt;&lt;_modified&gt;64119835&lt;/_modified&gt;&lt;_ori_publication&gt;Copyright (c) 2020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2948594&amp;amp;query_hl=1&lt;/_url&gt;&lt;_volume&gt;6&lt;/_volume&gt;&lt;/Details&gt;&lt;Extra&gt;&lt;DBUID&gt;{EA5352B2-322A-4C6D-B446-587FFF8600FC}&lt;/DBUID&gt;&lt;/Extra&gt;&lt;/Item&gt;&lt;/References&gt;&lt;/Group&gt;&lt;/Citation&gt;_x000a_"/>
    <w:docVar w:name="NE.Ref{46CDB87F-D7E7-4C56-A8F5-4117B1C84CB2}" w:val=" ADDIN NE.Ref.{46CDB87F-D7E7-4C56-A8F5-4117B1C84CB2}&lt;Citation&gt;&lt;Group&gt;&lt;References&gt;&lt;Item&gt;&lt;ID&gt;30&lt;/ID&gt;&lt;UID&gt;{A854DD09-F638-46D9-AD34-2C9AE18DFC7F}&lt;/UID&gt;&lt;Title&gt;A review of recent advancements in soft and flexible robots for medical applications&lt;/Title&gt;&lt;Template&gt;Journal Article&lt;/Template&gt;&lt;Star&gt;0&lt;/Star&gt;&lt;Tag&gt;0&lt;/Tag&gt;&lt;Author&gt;Zhang, Yongde; Lu, Mingyue&lt;/Author&gt;&lt;Year&gt;2020&lt;/Year&gt;&lt;Details&gt;&lt;_accessed&gt;64119834&lt;/_accessed&gt;&lt;_created&gt;64119833&lt;/_created&gt;&lt;_db_updated&gt;CrossRef&lt;/_db_updated&gt;&lt;_doi&gt;10.1002/rcs.2096&lt;/_doi&gt;&lt;_impact_factor&gt;   2.547&lt;/_impact_factor&gt;&lt;_isbn&gt;1478-5951&lt;/_isbn&gt;&lt;_issue&gt;3&lt;/_issue&gt;&lt;_journal&gt;The International Journal of Medical Robotics and Computer Assisted Surgery&lt;/_journal&gt;&lt;_modified&gt;64119834&lt;/_modified&gt;&lt;_tertiary_title&gt;Int J Med Robot&lt;/_tertiary_title&gt;&lt;_url&gt;https://onlinelibrary.wiley.com/doi/10.1002/rcs.2096_x000d__x000a_https://onlinelibrary.wiley.com/doi/pdf/10.1002/rcs.2096&lt;/_url&gt;&lt;_volume&gt;16&lt;/_volume&gt;&lt;/Details&gt;&lt;Extra&gt;&lt;DBUID&gt;{EA5352B2-322A-4C6D-B446-587FFF8600FC}&lt;/DBUID&gt;&lt;/Extra&gt;&lt;/Item&gt;&lt;/References&gt;&lt;/Group&gt;&lt;Group&gt;&lt;References&gt;&lt;Item&gt;&lt;ID&gt;22&lt;/ID&gt;&lt;UID&gt;{251F0D5B-1643-44C8-B20E-11C22AD67378}&lt;/UID&gt;&lt;Title&gt;Recent Progress in 3D Printing of Smart Structures: Classification, Challenges, and Trends&lt;/Title&gt;&lt;Template&gt;Journal Article&lt;/Template&gt;&lt;Star&gt;0&lt;/Star&gt;&lt;Tag&gt;0&lt;/Tag&gt;&lt;Author&gt;Ji, Yuyang; Luan, Congcong; Yao, Xinhua; Fu, Jianzhong; He, Yong&lt;/Author&gt;&lt;Year&gt;2021&lt;/Year&gt;&lt;Details&gt;&lt;_accessed&gt;64119834&lt;/_accessed&gt;&lt;_created&gt;64119833&lt;/_created&gt;&lt;_date&gt;63855360&lt;/_date&gt;&lt;_db_updated&gt;CrossRef&lt;/_db_updated&gt;&lt;_doi&gt;10.1002/aisy.202000271&lt;/_doi&gt;&lt;_isbn&gt;2640-4567&lt;/_isbn&gt;&lt;_journal&gt;Advanced Intelligent Systems&lt;/_journal&gt;&lt;_modified&gt;64119834&lt;/_modified&gt;&lt;_pages&gt;2000271&lt;/_pages&gt;&lt;_tertiary_title&gt;Advanced Intelligent Systems&lt;/_tertiary_title&gt;&lt;_url&gt;https://onlinelibrary.wiley.com/doi/10.1002/aisy.202000271_x000d__x000a_https://onlinelibrary.wiley.com/doi/pdf/10.1002/aisy.202000271&lt;/_url&gt;&lt;/Details&gt;&lt;Extra&gt;&lt;DBUID&gt;{EA5352B2-322A-4C6D-B446-587FFF8600FC}&lt;/DBUID&gt;&lt;/Extra&gt;&lt;/Item&gt;&lt;/References&gt;&lt;/Group&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Group&gt;&lt;References&gt;&lt;Item&gt;&lt;ID&gt;49&lt;/ID&gt;&lt;UID&gt;{98358283-5204-4197-B347-E000CB6FEC89}&lt;/UID&gt;&lt;Title&gt;Soft robotics: the route to true robotic organisms&lt;/Title&gt;&lt;Template&gt;Journal Article&lt;/Template&gt;&lt;Star&gt;0&lt;/Star&gt;&lt;Tag&gt;0&lt;/Tag&gt;&lt;Author&gt;Rossiter, Jonathan&lt;/Author&gt;&lt;Year&gt;2021&lt;/Year&gt;&lt;Details&gt;&lt;_accessed&gt;64119835&lt;/_accessed&gt;&lt;_collection_scope&gt;EI&lt;/_collection_scope&gt;&lt;_created&gt;64119833&lt;/_created&gt;&lt;_db_updated&gt;CrossRef&lt;/_db_updated&gt;&lt;_doi&gt;10.1007/s10015-021-00688-w&lt;/_doi&gt;&lt;_isbn&gt;1433-5298&lt;/_isbn&gt;&lt;_issue&gt;3&lt;/_issue&gt;&lt;_journal&gt;Artificial Life and Robotics&lt;/_journal&gt;&lt;_modified&gt;64119835&lt;/_modified&gt;&lt;_pages&gt;269-274&lt;/_pages&gt;&lt;_tertiary_title&gt;Artif Life Robotics&lt;/_tertiary_title&gt;&lt;_url&gt;https://link.springer.com/10.1007/s10015-021-00688-w_x000d__x000a_https://link.springer.com/content/pdf/10.1007/s10015-021-00688-w.pdf&lt;/_url&gt;&lt;_volume&gt;26&lt;/_volume&gt;&lt;/Details&gt;&lt;Extra&gt;&lt;DBUID&gt;{EA5352B2-322A-4C6D-B446-587FFF8600FC}&lt;/DBUID&gt;&lt;/Extra&gt;&lt;/Item&gt;&lt;/References&gt;&lt;/Group&gt;&lt;/Citation&gt;_x000a_"/>
    <w:docVar w:name="NE.Ref{47EA5765-D9F7-484A-AEB7-BBD95F0C929E}" w:val=" ADDIN NE.Ref.{47EA5765-D9F7-484A-AEB7-BBD95F0C929E}&lt;Citation&gt;&lt;Group&gt;&lt;References&gt;&lt;Item&gt;&lt;ID&gt;90&lt;/ID&gt;&lt;UID&gt;{D985E668-2683-4E57-A416-DB362771822F}&lt;/UID&gt;&lt;Title&gt;全数字控制高频感应加热电源的研究&lt;/Title&gt;&lt;Template&gt;Thesis&lt;/Template&gt;&lt;Star&gt;0&lt;/Star&gt;&lt;Tag&gt;0&lt;/Tag&gt;&lt;Author&gt;蒋峰&lt;/Author&gt;&lt;Year&gt;2008&lt;/Year&gt;&lt;Details&gt;&lt;_cited_count&gt;38&lt;/_cited_count&gt;&lt;_keywords&gt;感应加热;串联谐振;功率控制;锁相环;逆变器&lt;/_keywords&gt;&lt;_pages&gt;70&lt;/_pages&gt;&lt;_publisher&gt;江南大学&lt;/_publisher&gt;&lt;_tertiary_author&gt;吴雷&lt;/_tertiary_author&gt;&lt;_url&gt;https://kns.cnki.net/kcms/detail/detail.aspx?FileName=2009013167.nh&amp;amp;DbName=CMFD2009&lt;/_url&gt;&lt;_volume&gt;硕士&lt;/_volume&gt;&lt;_created&gt;64139947&lt;/_created&gt;&lt;_modified&gt;64139947&lt;/_modified&gt;&lt;_db_updated&gt;CNKI - Reference&lt;/_db_updated&gt;&lt;_translated_author&gt;Jiang, Feng&lt;/_translated_author&gt;&lt;_translated_tertiary_author&gt;Wu, Lei&lt;/_translated_tertiary_author&gt;&lt;/Details&gt;&lt;Extra&gt;&lt;DBUID&gt;{EA5352B2-322A-4C6D-B446-587FFF8600FC}&lt;/DBUID&gt;&lt;/Extra&gt;&lt;/Item&gt;&lt;/References&gt;&lt;/Group&gt;&lt;/Citation&gt;_x000a_"/>
    <w:docVar w:name="NE.Ref{48CF7230-6E2F-4BF3-8ED9-AB8780A5D197}" w:val=" ADDIN NE.Ref.{48CF7230-6E2F-4BF3-8ED9-AB8780A5D197}&lt;Citation&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5&lt;/ID&gt;&lt;UID&gt;{8AE464F3-DF76-45CC-85A7-B7CAF1963F31}&lt;/UID&gt;&lt;Title&gt;Flow driven robotic navigation of microengineered endovascular probes&lt;/Title&gt;&lt;Template&gt;Journal Article&lt;/Template&gt;&lt;Star&gt;0&lt;/Star&gt;&lt;Tag&gt;0&lt;/Tag&gt;&lt;Author&gt;Pancaldi, Lucio; Dirix, Pietro; Fanelli, Adele; Lima, Augusto Martins; Stergiopulos, Nikolaos; Mosimann, Pascal John; Ghezzi, Diego; Sakar, Mahmut Selman&lt;/Author&gt;&lt;Year&gt;2020&lt;/Year&gt;&lt;Details&gt;&lt;_accessed&gt;64134378&lt;/_accessed&gt;&lt;_collection_scope&gt;SCI;SCIE&lt;/_collection_scope&gt;&lt;_created&gt;64134378&lt;/_created&gt;&lt;_db_updated&gt;CrossRef&lt;/_db_updated&gt;&lt;_doi&gt;10.1038/s41467-020-20195-z&lt;/_doi&gt;&lt;_impact_factor&gt;  14.919&lt;/_impact_factor&gt;&lt;_isbn&gt;2041-1723&lt;/_isbn&gt;&lt;_issue&gt;1&lt;/_issue&gt;&lt;_journal&gt;Nature Communications&lt;/_journal&gt;&lt;_modified&gt;64134378&lt;/_modified&gt;&lt;_tertiary_title&gt;Nat Commun&lt;/_tertiary_title&gt;&lt;_url&gt;http://www.nature.com/articles/s41467-020-20195-z_x000d__x000a_http://www.nature.com/articles/s41467-020-20195-z.pdf&lt;/_url&gt;&lt;_volume&gt;11&lt;/_volume&gt;&lt;/Details&gt;&lt;Extra&gt;&lt;DBUID&gt;{E87069DB-8AE9-4435-B09B-2F8896F5ABEC}&lt;/DBUID&gt;&lt;/Extra&gt;&lt;/Item&gt;&lt;/References&gt;&lt;/Group&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4FCD79FB-3BC1-4A10-ADD2-4A724923189B}" w:val=" ADDIN NE.Ref.{4FCD79FB-3BC1-4A10-ADD2-4A724923189B}&lt;Citation&gt;&lt;Group&gt;&lt;References&gt;&lt;Item&gt;&lt;ID&gt;91&lt;/ID&gt;&lt;UID&gt;{44E0585D-6F63-45C1-A5DF-2643A9A886FF}&lt;/UID&gt;&lt;Title&gt;TI RF430FRL15xH 13.56MHz传感器转发器评估方案&lt;/Title&gt;&lt;Template&gt;Journal Article&lt;/Template&gt;&lt;Star&gt;0&lt;/Star&gt;&lt;Tag&gt;0&lt;/Tag&gt;&lt;Author/&gt;&lt;Year&gt;2015&lt;/Year&gt;&lt;Details&gt;&lt;_date&gt;2015-04-15&lt;/_date&gt;&lt;_issue&gt;04&lt;/_issue&gt;&lt;_journal&gt;世界电子元器件&lt;/_journal&gt;&lt;_keywords&gt;传感器;ADC;MSP;ISO;TI RF430FRL15xH 13.56MHz;微控制器;数字转换器;非易失存储器;可编程;&lt;/_keywords&gt;&lt;_pages&gt;7-9&lt;/_pages&gt;&lt;_url&gt;https://kns.cnki.net/kcms/detail/detail.aspx?FileName=SDYQ201504002&amp;amp;DbName=CJFQ2015&lt;/_url&gt;&lt;_created&gt;64141703&lt;/_created&gt;&lt;_modified&gt;64141703&lt;/_modified&gt;&lt;_db_updated&gt;CNKI - Reference&lt;/_db_updated&gt;&lt;/Details&gt;&lt;Extra&gt;&lt;DBUID&gt;{EA5352B2-322A-4C6D-B446-587FFF8600FC}&lt;/DBUID&gt;&lt;/Extra&gt;&lt;/Item&gt;&lt;/References&gt;&lt;/Group&gt;&lt;/Citation&gt;_x000a_"/>
    <w:docVar w:name="NE.Ref{517C5969-921E-4CA6-A568-204546D3E5D3}" w:val=" ADDIN NE.Ref.{517C5969-921E-4CA6-A568-204546D3E5D3}&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doi&gt;10.1038/micronano.2016.43&lt;/_doi&gt;&lt;_created&gt;64121121&lt;/_created&gt;&lt;_modified&gt;64121122&lt;/_modified&gt;&lt;_url&gt;http://www.ncbi.nlm.nih.gov/entrez/query.fcgi?cmd=Retrieve&amp;amp;db=pubmed&amp;amp;dopt=Abstract&amp;amp;list_uids=31057833&amp;amp;query_hl=1&lt;/_url&gt;&lt;_journal&gt;Microsyst Nanoeng&lt;/_journal&gt;&lt;_volume&gt;2&lt;/_volume&gt;&lt;_pages&gt;16043&lt;/_pages&gt;&lt;_tertiary_title&gt;Microsystems &amp;amp; nanoengineering&lt;/_tertiary_title&gt;&lt;_date_display&gt;2016&lt;/_date_display&gt;&lt;_date&gt;61037280&lt;/_date&gt;&lt;_type_work&gt;Journal Article; Review&lt;/_type_work&gt;&lt;_isbn&gt;2055-7434 (Electronic); 2055-7434 (Linking)&lt;/_isbn&gt;&lt;_accession_num&gt;31057833&lt;/_accession_num&gt;&lt;_keywords&gt;Electronic skins; Flexible sensors; Health monitoring; Liquid-state devices; Microfluidics; Tactile sensing&lt;/_keywords&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language&gt;eng&lt;/_language&gt;&lt;_accessed&gt;64121122&lt;/_accessed&gt;&lt;_db_updated&gt;PubMed&lt;/_db_updated&gt;&lt;_impact_factor&gt;   7.127&lt;/_impact_factor&gt;&lt;_collection_scope&gt;SCIE;EI&lt;/_collection_scope&gt;&lt;/Details&gt;&lt;Extra&gt;&lt;DBUID&gt;{EA5352B2-322A-4C6D-B446-587FFF8600FC}&lt;/DBUID&gt;&lt;/Extra&gt;&lt;/Item&gt;&lt;/References&gt;&lt;/Group&gt;&lt;/Citation&gt;_x000a_"/>
    <w:docVar w:name="NE.Ref{51886EDE-5BC7-4E48-A0F8-862EB01DCED0}" w:val=" ADDIN NE.Ref.{51886EDE-5BC7-4E48-A0F8-862EB01DCED0}&lt;Citation&gt;&lt;Group&gt;&lt;References&gt;&lt;Item&gt;&lt;ID&gt;6&lt;/ID&gt;&lt;UID&gt;{8DF1420E-6E2B-4EC6-A7CA-8D146200C71A}&lt;/UID&gt;&lt;Title&gt;Customizing a self-healing soft pump for robot&lt;/Title&gt;&lt;Template&gt;Journal Article&lt;/Template&gt;&lt;Star&gt;0&lt;/Star&gt;&lt;Tag&gt;0&lt;/Tag&gt;&lt;Author&gt;Tang, Wei; Zhang, Chao; Zhong, Yiding; Zhu, Pingan; Hu, Yu; Jiao, Zhongdong; Wei, Xiaofeng; Lu, Gang; Wang, Jinrong; Liang, Yuwen; Lin, Yangqiao; Wang, Wei; Yang, Huayong; Zou, Jun&lt;/Author&gt;&lt;Year&gt;2021&lt;/Year&gt;&lt;Details&gt;&lt;_accessed&gt;64134378&lt;/_accessed&gt;&lt;_collection_scope&gt;SCI;SCIE&lt;/_collection_scope&gt;&lt;_created&gt;64134378&lt;/_created&gt;&lt;_db_updated&gt;CrossRef&lt;/_db_updated&gt;&lt;_doi&gt;10.1038/s41467-021-22391-x&lt;/_doi&gt;&lt;_impact_factor&gt;  14.919&lt;/_impact_factor&gt;&lt;_isbn&gt;2041-1723&lt;/_isbn&gt;&lt;_issue&gt;1&lt;/_issue&gt;&lt;_journal&gt;Nature Communications&lt;/_journal&gt;&lt;_modified&gt;64134378&lt;/_modified&gt;&lt;_tertiary_title&gt;Nat Commun&lt;/_tertiary_title&gt;&lt;_url&gt;http://www.nature.com/articles/s41467-021-22391-x_x000d__x000a_http://www.nature.com/articles/s41467-021-22391-x.pdf&lt;/_url&gt;&lt;_volume&gt;12&lt;/_volume&gt;&lt;/Details&gt;&lt;Extra&gt;&lt;DBUID&gt;{E87069DB-8AE9-4435-B09B-2F8896F5ABEC}&lt;/DBUID&gt;&lt;/Extra&gt;&lt;/Item&gt;&lt;/References&gt;&lt;/Group&gt;&lt;Group&gt;&lt;References&gt;&lt;Item&gt;&lt;ID&gt;12&lt;/ID&gt;&lt;UID&gt;{3F0451B3-38EE-4C78-819C-DA7C74FF0510}&lt;/UID&gt;&lt;Title&gt;Electrostatic footpads enable agile insect-scale soft robots with trajectory control&lt;/Title&gt;&lt;Template&gt;Journal Article&lt;/Template&gt;&lt;Star&gt;0&lt;/Star&gt;&lt;Tag&gt;0&lt;/Tag&gt;&lt;Author&gt;Liang, J; Wu, Y; Yim, J K; Chen, H; Miao, Z; Liu, H; Liu, Y; Liu, Y; Wang, D; Qiu, W; Shao, Z; Zhang, M; Wang, X; Zhong, J; Lin, L&lt;/Author&gt;&lt;Year&gt;2021&lt;/Year&gt;&lt;Details&gt;&lt;_accessed&gt;64134378&lt;/_accessed&gt;&lt;_accession_num&gt;34193563&lt;/_accession_num&gt;&lt;_author_adr&gt;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School of Mechanical and Electrical Engineering, University of Electronic Science and Technology of China, Chengdu 611731, China.; Department of Mechanical Engineering, Carnegie Mellon University, Pittsburgh, PA  15289, USA.; Tsinghua Shenzhen International Graduate School,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Berkeley Sensor and Actuator Center, Department of Mechanical Engineering, University of California at Berkeley, Berkeley, CA 94720, USA.; Tsinghua Shenzhen International Graduate School, Tsinghua University, Shenzhen 518055, China. zhang.min@sz.tsinghua.edu.cn junwenzhong@um.edu.mo lwlin@berkeley.edu.; Tsinghua-Berkeley Shenzhen Institute, Tsinghua University, Shenzhen 518055, China.; Tsinghua Shenzhen International Graduate School, Tsinghua University, Shenzhen 518055, China.; Berkeley Sensor and Actuator Center, Department of Mechanical Engineering, University of California at Berkeley, Berkeley, CA 94720, USA. zhang.min@sz.tsinghua.edu.cn junwenzhong@um.edu.mo lwlin@berkeley.edu.; Department of Electromechanical Engineering, Centre for Artificial Intelligence and Robotics, University of Macau, Macao 999078, China.; Tsinghua-Berkeley Shenzhen Institute, Tsinghua University, Shenzhen 518055, China. zhang.min@sz.tsinghua.edu.cn junwenzhong@um.edu.mo lwlin@berkeley.edu.; Berkeley Sensor and Actuator Center, Department of Mechanical Engineering, University of California at Berkeley, Berkeley, CA 94720, USA.&lt;/_author_adr&gt;&lt;_created&gt;64134378&lt;/_created&gt;&lt;_date&gt;63900000&lt;/_date&gt;&lt;_date_display&gt;2021 Jun 30&lt;/_date_display&gt;&lt;_db_updated&gt;PubMed&lt;/_db_updated&gt;&lt;_doi&gt;10.1126/scirobotics.abe7906&lt;/_doi&gt;&lt;_impact_factor&gt;  23.748&lt;/_impact_factor&gt;&lt;_isbn&gt;2470-9476 (Electronic); 2470-9476 (Linking)&lt;/_isbn&gt;&lt;_issue&gt;55&lt;/_issue&gt;&lt;_journal&gt;Sci Robot&lt;/_journal&gt;&lt;_language&gt;eng&lt;/_language&gt;&lt;_modified&gt;64134378&lt;/_modified&gt;&lt;_ori_publication&gt;Copyright (c) 2021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4193563&amp;amp;query_hl=1&lt;/_url&gt;&lt;_volume&gt;6&lt;/_volume&gt;&lt;/Details&gt;&lt;Extra&gt;&lt;DBUID&gt;{E87069DB-8AE9-4435-B09B-2F8896F5ABEC}&lt;/DBUID&gt;&lt;/Extra&gt;&lt;/Item&gt;&lt;/References&gt;&lt;/Group&gt;&lt;Group&gt;&lt;References&gt;&lt;Item&gt;&lt;ID&gt;13&lt;/ID&gt;&lt;UID&gt;{5CA2D973-28CD-4017-8513-EAAE935F5250}&lt;/UID&gt;&lt;Title&gt;A decade retrospective of medical robotics research from 2010 to 2020&lt;/Title&gt;&lt;Template&gt;Journal Article&lt;/Template&gt;&lt;Star&gt;0&lt;/Star&gt;&lt;Tag&gt;0&lt;/Tag&gt;&lt;Author&gt;Dupont, P E; Nelson, B J; Goldfarb, M; Hannaford, B; Menciassi, A; O&amp;apos;Malley, M K; Simaan, N; Valdastri, P; Yang, G Z&lt;/Author&gt;&lt;Year&gt;2021&lt;/Year&gt;&lt;Details&gt;&lt;_accessed&gt;64134379&lt;/_accessed&gt;&lt;_accession_num&gt;34757801&lt;/_accession_num&gt;&lt;_author_adr&gt;Department of Cardiovascular Surgery, Boston Children&amp;apos;s Hospital, Harvard Medical School, Boston, MA 02115, USA.; Institute of Robotics and Intelligent Systems, Department of Mechanical and Process Engineering, ETH-Zurich, Zurich, Switzerland.; Department of Mechanical Engineering, Vanderbilt University, Nashville, TN 37235, USA.; Department of Electrical and Computer Engineering, University of Washington, Seattle, WA 98195, USA.; Biorobotics Institute, Scuola Superiore Sant&amp;apos;anna, Pisa, Italy.; Department of Mechanical Engineering, Rice University, Houston, TX 77005, USA.; Department of Mechanical Engineering, Vanderbilt University, Nashville, TN 37235, USA.; Department of Electronic and Electrical Engineering, University of Leeds, Leeds,  UK.; Medical Robotics Institute, Shanghai Jiao Tong University, Shanghai, China.&lt;/_author_adr&gt;&lt;_created&gt;64134378&lt;/_created&gt;&lt;_date&gt;64091520&lt;/_date&gt;&lt;_date_display&gt;2021 Nov 10&lt;/_date_display&gt;&lt;_db_updated&gt;PubMed&lt;/_db_updated&gt;&lt;_doi&gt;10.1126/scirobotics.abi8017&lt;/_doi&gt;&lt;_impact_factor&gt;  23.748&lt;/_impact_factor&gt;&lt;_isbn&gt;2470-9476 (Electronic); 2470-9476 (Linking)&lt;/_isbn&gt;&lt;_issue&gt;60&lt;/_issue&gt;&lt;_journal&gt;Sci Robot&lt;/_journal&gt;&lt;_language&gt;eng&lt;/_language&gt;&lt;_modified&gt;64134379&lt;/_modified&gt;&lt;_pages&gt;eabi8017&lt;/_pages&gt;&lt;_tertiary_title&gt;Science robotics&lt;/_tertiary_title&gt;&lt;_type_work&gt;Journal Article&lt;/_type_work&gt;&lt;_url&gt;http://www.ncbi.nlm.nih.gov/entrez/query.fcgi?cmd=Retrieve&amp;amp;db=pubmed&amp;amp;dopt=Abstract&amp;amp;list_uids=34757801&amp;amp;query_hl=1&lt;/_url&gt;&lt;_volume&gt;6&lt;/_volume&gt;&lt;/Details&gt;&lt;Extra&gt;&lt;DBUID&gt;{E87069DB-8AE9-4435-B09B-2F8896F5ABEC}&lt;/DBUID&gt;&lt;/Extra&gt;&lt;/Item&gt;&lt;/References&gt;&lt;/Group&gt;&lt;/Citation&gt;_x000a_"/>
    <w:docVar w:name="NE.Ref{527604B3-45DE-458E-A40B-7894491FFA87}" w:val=" ADDIN NE.Ref.{527604B3-45DE-458E-A40B-7894491FFA87}&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568443EA-E2C6-46F7-BFB8-E43DD3530A44}" w:val=" ADDIN NE.Ref.{568443EA-E2C6-46F7-BFB8-E43DD3530A44}&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Citation&gt;_x000a_"/>
    <w:docVar w:name="NE.Ref{5D2AE14D-9AA5-4508-966E-7A81A349650E}" w:val=" ADDIN NE.Ref.{5D2AE14D-9AA5-4508-966E-7A81A349650E}&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604B6AA9-4BDA-487D-B718-B696B718D36A}" w:val=" ADDIN NE.Ref.{604B6AA9-4BDA-487D-B718-B696B718D36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615F130D-0255-4A27-98A2-2F35DF4429A9}" w:val=" ADDIN NE.Ref.{615F130D-0255-4A27-98A2-2F35DF4429A9}&lt;Citation&gt;&lt;Group&gt;&lt;References&gt;&lt;Item&gt;&lt;ID&gt;5&lt;/ID&gt;&lt;UID&gt;{A9B9F288-0302-4491-BD5F-675E5F08DFFF}&lt;/UID&gt;&lt;Title&gt;Meet the soft, cuddly robots of the future&lt;/Title&gt;&lt;Template&gt;Journal Article&lt;/Template&gt;&lt;Star&gt;0&lt;/Star&gt;&lt;Tag&gt;0&lt;/Tag&gt;&lt;Author&gt;Shen, Helen&lt;/Author&gt;&lt;Year&gt;2016&lt;/Year&gt;&lt;Details&gt;&lt;_created&gt;64120032&lt;/_created&gt;&lt;_modified&gt;64120037&lt;/_modified&gt;&lt;_db_updated&gt;Nature Journal&lt;/_db_updated&gt;&lt;_url&gt;https://doi.org/10.1038/530024a&lt;/_url&gt;&lt;_journal&gt;Nature&lt;/_journal&gt;&lt;_volume&gt;530&lt;/_volume&gt;&lt;_issue&gt;7588&lt;/_issue&gt;&lt;_number&gt;Shen2016&lt;/_number&gt;&lt;_pages&gt;24-26&lt;/_pages&gt;&lt;_doi&gt;10.1038/530024a&lt;/_doi&gt;&lt;_date_display&gt;2016&lt;/_date_display&gt;&lt;_date&gt;61009920&lt;/_date&gt;&lt;_alternate_title&gt;Nature&lt;/_alternate_title&gt;&lt;_isbn&gt;1476-4687&lt;/_isbn&gt;&lt;_accessed&gt;64120037&lt;/_accessed&gt;&lt;_impact_factor&gt;  49.962&lt;/_impact_factor&gt;&lt;_collection_scope&gt;SCI;SCIE&lt;/_collection_scope&gt;&lt;/Details&gt;&lt;Extra&gt;&lt;DBUID&gt;{BF60F7C6-F156-49B0-8EE6-14AB35FDE7BF}&lt;/DBUID&gt;&lt;/Extra&gt;&lt;/Item&gt;&lt;/References&gt;&lt;/Group&gt;&lt;/Citation&gt;_x000a_"/>
    <w:docVar w:name="NE.Ref{7023ABD3-65AD-4467-A28B-93A73F25DF0F}" w:val=" ADDIN NE.Ref.{7023ABD3-65AD-4467-A28B-93A73F25DF0F}&lt;Citation&gt;&lt;Group&gt;&lt;References&gt;&lt;Item&gt;&lt;ID&gt;82&lt;/ID&gt;&lt;UID&gt;{A419436D-F179-45B2-B42F-73140214849D}&lt;/UID&gt;&lt;Title&gt;逐点比较直线插补算法的研究&lt;/Title&gt;&lt;Template&gt;Journal Article&lt;/Template&gt;&lt;Star&gt;0&lt;/Star&gt;&lt;Tag&gt;0&lt;/Tag&gt;&lt;Author&gt;朱宁&lt;/Author&gt;&lt;Year&gt;2019&lt;/Year&gt;&lt;Details&gt;&lt;_author_aff&gt;徐州机电工程学校;&lt;/_author_aff&gt;&lt;_cited_count&gt;1&lt;/_cited_count&gt;&lt;_created&gt;64123195&lt;/_created&gt;&lt;_date&gt;2019-08-22&lt;/_date&gt;&lt;_db_updated&gt;CNKI - Reference&lt;/_db_updated&gt;&lt;_issue&gt;03&lt;/_issue&gt;&lt;_journal&gt;装备维修技术&lt;/_journal&gt;&lt;_keywords&gt;直线插补;脉冲四边形;插补误差&lt;/_keywords&gt;&lt;_modified&gt;64123196&lt;/_modified&gt;&lt;_pages&gt;8-10&lt;/_pages&gt;&lt;_url&gt;https://kns.cnki.net/kcms/detail/detail.aspx?FileName=ZBWX201903004&amp;amp;DbName=CJFQ2019&lt;/_url&gt;&lt;_translated_author&gt;Zhu, Ning&lt;/_translated_author&gt;&lt;/Details&gt;&lt;Extra&gt;&lt;DBUID&gt;{EA5352B2-322A-4C6D-B446-587FFF8600FC}&lt;/DBUID&gt;&lt;/Extra&gt;&lt;/Item&gt;&lt;/References&gt;&lt;/Group&gt;&lt;/Citation&gt;_x000a_"/>
    <w:docVar w:name="NE.Ref{733DE390-5294-475C-AA9A-2DF7BBB27B38}" w:val=" ADDIN NE.Ref.{733DE390-5294-475C-AA9A-2DF7BBB27B38}&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Group&gt;&lt;References&gt;&lt;Item&gt;&lt;ID&gt;52&lt;/ID&gt;&lt;UID&gt;{2504B152-7BE0-4E7A-9A0F-E11607F41CD3}&lt;/UID&gt;&lt;Title&gt;Soft Crawling Robots: Design, Actuation, and Locomotion&lt;/Title&gt;&lt;Template&gt;Journal Article&lt;/Template&gt;&lt;Star&gt;0&lt;/Star&gt;&lt;Tag&gt;0&lt;/Tag&gt;&lt;Author&gt;Chen, Shoue; Cao, Yunteng; Sarparast, Morteza; Yuan, Hongyan; Dong, Lixin; Tan, Xiaobo; Cao, Changyong&lt;/Author&gt;&lt;Year&gt;2020&lt;/Year&gt;&lt;Details&gt;&lt;_accessed&gt;64119835&lt;/_accessed&gt;&lt;_collection_scope&gt;SCIE;EI&lt;/_collection_scope&gt;&lt;_created&gt;64119833&lt;/_created&gt;&lt;_db_updated&gt;CrossRef&lt;/_db_updated&gt;&lt;_doi&gt;10.1002/admt.201900837&lt;/_doi&gt;&lt;_impact_factor&gt;   7.848&lt;/_impact_factor&gt;&lt;_isbn&gt;2365-709X&lt;/_isbn&gt;&lt;_issue&gt;2&lt;/_issue&gt;&lt;_journal&gt;Advanced Materials Technologies&lt;/_journal&gt;&lt;_modified&gt;64119835&lt;/_modified&gt;&lt;_pages&gt;1900837&lt;/_pages&gt;&lt;_tertiary_title&gt;Adv. Mater. Technol.&lt;/_tertiary_title&gt;&lt;_url&gt;https://onlinelibrary.wiley.com/doi/10.1002/admt.201900837_x000d__x000a_https://onlinelibrary.wiley.com/doi/pdf/10.1002/admt.201900837&lt;/_url&gt;&lt;_volume&gt;5&lt;/_volume&gt;&lt;/Details&gt;&lt;Extra&gt;&lt;DBUID&gt;{EA5352B2-322A-4C6D-B446-587FFF8600FC}&lt;/DBUID&gt;&lt;/Extra&gt;&lt;/Item&gt;&lt;/References&gt;&lt;/Group&gt;&lt;/Citation&gt;_x000a_"/>
    <w:docVar w:name="NE.Ref{73F9B4D7-F005-4BA3-9E98-6477C201D235}" w:val=" ADDIN NE.Ref.{73F9B4D7-F005-4BA3-9E98-6477C201D235}&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Citation&gt;_x000a_"/>
    <w:docVar w:name="NE.Ref{7967ED51-0CD2-4BAA-917E-7ECFDEB81E86}" w:val=" ADDIN NE.Ref.{7967ED51-0CD2-4BAA-917E-7ECFDEB81E86}&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7C6A5B6F-50BD-49A3-83A7-EB33A0290E43}" w:val=" ADDIN NE.Ref.{7C6A5B6F-50BD-49A3-83A7-EB33A0290E43}&lt;Citation&gt;&lt;Group&gt;&lt;References&gt;&lt;Item&gt;&lt;ID&gt;1&lt;/ID&gt;&lt;UID&gt;{B640B9FB-6549-4F62-A71F-10CB40E296F4}&lt;/UID&gt;&lt;Title&gt;Soft Actuators for Small-Scale Robotics&lt;/Title&gt;&lt;Template&gt;Journal Article&lt;/Template&gt;&lt;Star&gt;0&lt;/Star&gt;&lt;Tag&gt;0&lt;/Tag&gt;&lt;Author&gt;Hines, Lindsey; Petersen, Kirstin; Lum, Guo Zhan; Sitti, Metin&lt;/Author&gt;&lt;Year&gt;2017&lt;/Year&gt;&lt;Details&gt;&lt;_accessed&gt;64134378&lt;/_accessed&gt;&lt;_collection_scope&gt;SCI;SCIE;EI&lt;/_collection_scope&gt;&lt;_created&gt;64134378&lt;/_created&gt;&lt;_db_updated&gt;CrossRef&lt;/_db_updated&gt;&lt;_doi&gt;10.1002/adma.201603483&lt;/_doi&gt;&lt;_impact_factor&gt;  30.849&lt;/_impact_factor&gt;&lt;_issue&gt;13&lt;/_issue&gt;&lt;_journal&gt;Advanced Materials&lt;/_journal&gt;&lt;_modified&gt;64134378&lt;/_modified&gt;&lt;_pages&gt;1603483&lt;/_pages&gt;&lt;_tertiary_title&gt;Adv. Mater.&lt;/_tertiary_title&gt;&lt;_url&gt;https://onlinelibrary.wiley.com/doi/10.1002/adma.201603483_x000d__x000a_http://onlinelibrary.wiley.com/wol1/doi/10.1002/adma.201603483/fullpdf&lt;/_url&gt;&lt;_volume&gt;29&lt;/_volume&gt;&lt;/Details&gt;&lt;Extra&gt;&lt;DBUID&gt;{E87069DB-8AE9-4435-B09B-2F8896F5ABEC}&lt;/DBUID&gt;&lt;/Extra&gt;&lt;/Item&gt;&lt;/References&gt;&lt;/Group&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7&lt;/ID&gt;&lt;UID&gt;{D22DF10B-4CAC-42F6-9724-DE3B4F66FB35}&lt;/UID&gt;&lt;Title&gt;Shaping the future of robotics through materials innovation&lt;/Title&gt;&lt;Template&gt;Journal Article&lt;/Template&gt;&lt;Star&gt;0&lt;/Star&gt;&lt;Tag&gt;0&lt;/Tag&gt;&lt;Author&gt;Rothemund, P; Kim, Y; Heisser, R H; Zhao, X; Shepherd, R F; Keplinger, C&lt;/Author&gt;&lt;Year&gt;2021&lt;/Year&gt;&lt;Details&gt;&lt;_accessed&gt;64134378&lt;/_accessed&gt;&lt;_accession_num&gt;34815572&lt;/_accession_num&gt;&lt;_author_adr&gt;Robotic Materials Department, Max Planck Institute for Intelligent Systems, Stuttgart, Germany.; Department of Mechanical Engineering, Massachusetts Institute of Technology, Cambridge, MA, USA.; Sibley School of Mechanical and Aerospace Engineering, Cornell University, Ithaca, NY, USA.; Department of Mechanical Engineering, Massachusetts Institute of Technology, Cambridge, MA, USA.; Department of Civil and Environmental Engineering, Massachusetts Institute of Technology, Cambridge, MA, USA.; Sibley School of Mechanical and Aerospace Engineering, Cornell University, Ithaca, NY, USA.; Robotic Materials Department, Max Planck Institute for Intelligent Systems, Stuttgart, Germany. ck@is.mpg.de.; Paul M. Rady Department of Mechanical Engineering, University of Colorado, Boulder, CO, USA. ck@is.mpg.de.; Materials Science and Engineering Program, University of Colorado, Boulder, CO, USA. ck@is.mpg.de.&lt;/_author_adr&gt;&lt;_collection_scope&gt;SCI;SCIE;EI&lt;/_collection_scope&gt;&lt;_created&gt;64134378&lt;/_created&gt;&lt;_date&gt;64121760&lt;/_date&gt;&lt;_date_display&gt;2021 Dec&lt;/_date_display&gt;&lt;_db_updated&gt;PubMed&lt;/_db_updated&gt;&lt;_doi&gt;10.1038/s41563-021-01158-1&lt;/_doi&gt;&lt;_impact_factor&gt;  43.841&lt;/_impact_factor&gt;&lt;_isbn&gt;1476-1122 (Print); 1476-1122 (Linking)&lt;/_isbn&gt;&lt;_issue&gt;12&lt;/_issue&gt;&lt;_journal&gt;Nat Mater&lt;/_journal&gt;&lt;_language&gt;eng&lt;/_language&gt;&lt;_modified&gt;64134378&lt;/_modified&gt;&lt;_pages&gt;1582-1587&lt;/_pages&gt;&lt;_tertiary_title&gt;Nature materials&lt;/_tertiary_title&gt;&lt;_type_work&gt;Journal Article&lt;/_type_work&gt;&lt;_url&gt;http://www.ncbi.nlm.nih.gov/entrez/query.fcgi?cmd=Retrieve&amp;amp;db=pubmed&amp;amp;dopt=Abstract&amp;amp;list_uids=34815572&amp;amp;query_hl=1&lt;/_url&gt;&lt;_volume&gt;20&lt;/_volume&gt;&lt;/Details&gt;&lt;Extra&gt;&lt;DBUID&gt;{E87069DB-8AE9-4435-B09B-2F8896F5ABEC}&lt;/DBUID&gt;&lt;/Extra&gt;&lt;/Item&gt;&lt;/References&gt;&lt;/Group&gt;&lt;Group&gt;&lt;References&gt;&lt;Item&gt;&lt;ID&gt;14&lt;/ID&gt;&lt;UID&gt;{2D5A098F-5826-4B95-BAD2-5374F1F6A546}&lt;/UID&gt;&lt;Title&gt;A meta-analysis on the effectiveness of anthropomorphism in human-robot interaction&lt;/Title&gt;&lt;Template&gt;Journal Article&lt;/Template&gt;&lt;Star&gt;0&lt;/Star&gt;&lt;Tag&gt;0&lt;/Tag&gt;&lt;Author&gt;Roesler, E; Manzey, D; Onnasch, L&lt;/Author&gt;&lt;Year&gt;2021&lt;/Year&gt;&lt;Details&gt;&lt;_accessed&gt;64134379&lt;/_accessed&gt;&lt;_accession_num&gt;34516745&lt;/_accession_num&gt;&lt;_author_adr&gt;Technische Universitat Berlin, Berlin, Germany.; Technische Universitat Berlin, Berlin, Germany.; Humboldt-Universitat zu Berlin, Berlin, Germany.&lt;/_author_adr&gt;&lt;_created&gt;64134378&lt;/_created&gt;&lt;_date&gt;64000800&lt;/_date&gt;&lt;_date_display&gt;2021 Sep 8&lt;/_date_display&gt;&lt;_db_updated&gt;PubMed&lt;/_db_updated&gt;&lt;_doi&gt;10.1126/scirobotics.abj5425&lt;/_doi&gt;&lt;_impact_factor&gt;  23.748&lt;/_impact_factor&gt;&lt;_isbn&gt;2470-9476 (Electronic); 2470-9476 (Linking)&lt;/_isbn&gt;&lt;_issue&gt;58&lt;/_issue&gt;&lt;_journal&gt;Sci Robot&lt;/_journal&gt;&lt;_language&gt;eng&lt;/_language&gt;&lt;_modified&gt;64134379&lt;/_modified&gt;&lt;_pages&gt;eabj5425&lt;/_pages&gt;&lt;_tertiary_title&gt;Science robotics&lt;/_tertiary_title&gt;&lt;_type_work&gt;Journal Article&lt;/_type_work&gt;&lt;_url&gt;http://www.ncbi.nlm.nih.gov/entrez/query.fcgi?cmd=Retrieve&amp;amp;db=pubmed&amp;amp;dopt=Abstract&amp;amp;list_uids=34516745&amp;amp;query_hl=1&lt;/_url&gt;&lt;_volume&gt;6&lt;/_volume&gt;&lt;/Details&gt;&lt;Extra&gt;&lt;DBUID&gt;{E87069DB-8AE9-4435-B09B-2F8896F5ABEC}&lt;/DBUID&gt;&lt;/Extra&gt;&lt;/Item&gt;&lt;/References&gt;&lt;/Group&gt;&lt;/Citation&gt;_x000a_"/>
    <w:docVar w:name="NE.Ref{7F322583-9840-49BD-8058-C0D705534824}" w:val=" ADDIN NE.Ref.{7F322583-9840-49BD-8058-C0D705534824}&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7F5AE64F-2F88-49CF-BE9B-F4BA62FA8B37}" w:val=" ADDIN NE.Ref.{7F5AE64F-2F88-49CF-BE9B-F4BA62FA8B37}&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15F51D8-F50E-4741-8B6B-76D706AE54A1}" w:val=" ADDIN NE.Ref.{815F51D8-F50E-4741-8B6B-76D706AE54A1}&lt;Citation&gt;&lt;Group&gt;&lt;References&gt;&lt;Item&gt;&lt;ID&gt;35&lt;/ID&gt;&lt;UID&gt;{C0529DBA-0434-4CB9-9C14-4F73ADAB9EE0}&lt;/UID&gt;&lt;Title&gt;Design, fabrication and control of soft robots&lt;/Title&gt;&lt;Template&gt;Journal Article&lt;/Template&gt;&lt;Star&gt;0&lt;/Star&gt;&lt;Tag&gt;0&lt;/Tag&gt;&lt;Author&gt;Rus, Daniela; Tolley, Michael T&lt;/Author&gt;&lt;Year&gt;2015&lt;/Year&gt;&lt;Details&gt;&lt;_accessed&gt;64119834&lt;/_accessed&gt;&lt;_collection_scope&gt;SCI;SCIE&lt;/_collection_scope&gt;&lt;_created&gt;64119833&lt;/_created&gt;&lt;_date&gt;60696000&lt;/_date&gt;&lt;_db_updated&gt;CrossRef&lt;/_db_updated&gt;&lt;_doi&gt;10.1038/nature14543&lt;/_doi&gt;&lt;_impact_factor&gt;  49.962&lt;/_impact_factor&gt;&lt;_isbn&gt;0028-0836&lt;/_isbn&gt;&lt;_issue&gt;7553&lt;/_issue&gt;&lt;_journal&gt;Nature&lt;/_journal&gt;&lt;_modified&gt;64119834&lt;/_modified&gt;&lt;_pages&gt;467-475&lt;/_pages&gt;&lt;_tertiary_title&gt;Nature&lt;/_tertiary_title&gt;&lt;_url&gt;http://www.nature.com/articles/nature14543_x000d__x000a_http://www.nature.com/articles/nature14543.pdf&lt;/_url&gt;&lt;_volume&gt;521&lt;/_volume&gt;&lt;/Details&gt;&lt;Extra&gt;&lt;DBUID&gt;{EA5352B2-322A-4C6D-B446-587FFF8600FC}&lt;/DBUID&gt;&lt;/Extra&gt;&lt;/Item&gt;&lt;/References&gt;&lt;/Group&gt;&lt;/Citation&gt;_x000a_"/>
    <w:docVar w:name="NE.Ref{81D727DD-43D3-4B06-9978-8898E806C2E7}" w:val=" ADDIN NE.Ref.{81D727DD-43D3-4B06-9978-8898E806C2E7}&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8316711E-B484-4FB7-96FD-9B1E4136E086}" w:val=" ADDIN NE.Ref.{8316711E-B484-4FB7-96FD-9B1E4136E086}&lt;Citation&gt;&lt;Group&gt;&lt;References&gt;&lt;Item&gt;&lt;ID&gt;31&lt;/ID&gt;&lt;UID&gt;{1D3651C1-A8DF-4DDC-BEA5-63EC51782584}&lt;/UID&gt;&lt;Title&gt;An autonomous untethered fast soft robotic insect driven by low-voltage dielectric elastomer actuators&lt;/Title&gt;&lt;Template&gt;Journal Article&lt;/Template&gt;&lt;Star&gt;0&lt;/Star&gt;&lt;Tag&gt;0&lt;/Tag&gt;&lt;Author&gt;Ji, X; Liu, X; Cacucciolo, V; Imboden, M; Civet, Y; El, Haitami A; Cantin, S; Perriard, Y; Shea, H&lt;/Author&gt;&lt;Year&gt;2019&lt;/Year&gt;&lt;Details&gt;&lt;_accessed&gt;64119834&lt;/_accessed&gt;&lt;_accession_num&gt;33137720&lt;/_accession_num&gt;&lt;_author_adr&gt;Soft Transducers Laboratory (LMTS), Ecole Polytechnique Federale de Lausanne (EPFL), Rue de la Maladiere 71B, Neuchatel 2000, Switzerland.; Integrated Actuators Laboratory (LAI), Ecole Polytechnique Federale de Lausanne (EPFL), Rue de la Maladiere 71B, Neuchatel 2000, Switzerland.; Soft Transducers Laboratory (LMTS), Ecole Polytechnique Federale de Lausanne (EPFL), Rue de la Maladiere 71B, Neuchatel 2000, Switzerland.; Soft Transducers Laboratory (LMTS), Ecole Polytechnique Federale de Lausanne (EPFL), Rue de la Maladiere 71B, Neuchatel 2000, Switzerland.; Integrated Actuators Laboratory (LAI), Ecole Polytechnique Federale de Lausanne (EPFL), Rue de la Maladiere 71B, Neuchatel 2000, Switzerland.; Laboratoire de Physicochimie des Polymeres et des Interfaces (LPPI, EA2528), Institut des Materiaux, Universite de Cergy-Pontoise, 5 Mail Gay Lussac, 95031 Cergy-Pontoise, France.; Laboratoire de Physicochimie des Polymeres et des Interfaces (LPPI, EA2528), Institut des Materiaux, Universite de Cergy-Pontoise, 5 Mail Gay Lussac, 95031 Cergy-Pontoise, France.; Integrated Actuators Laboratory (LAI), Ecole Polytechnique Federale de Lausanne (EPFL), Rue de la Maladiere 71B, Neuchatel 2000, Switzerland.; Soft Transducers Laboratory (LMTS), Ecole Polytechnique Federale de Lausanne (EPFL), Rue de la Maladiere 71B, Neuchatel 2000, Switzerland. herbert.shea@epfl.ch.&lt;/_author_adr&gt;&lt;_created&gt;64119833&lt;/_created&gt;&lt;_date&gt;63093600&lt;/_date&gt;&lt;_date_display&gt;2019 Dec 18&lt;/_date_display&gt;&lt;_db_updated&gt;PubMed&lt;/_db_updated&gt;&lt;_doi&gt;10.1126/scirobotics.aaz6451&lt;/_doi&gt;&lt;_impact_factor&gt;  23.748&lt;/_impact_factor&gt;&lt;_isbn&gt;2470-9476 (Electronic); 2470-9476 (Linking)&lt;/_isbn&gt;&lt;_issue&gt;37&lt;/_issue&gt;&lt;_journal&gt;Sci Robot&lt;/_journal&gt;&lt;_language&gt;eng&lt;/_language&gt;&lt;_modified&gt;64119834&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lt;/_type_work&gt;&lt;_url&gt;http://www.ncbi.nlm.nih.gov/entrez/query.fcgi?cmd=Retrieve&amp;amp;db=pubmed&amp;amp;dopt=Abstract&amp;amp;list_uids=33137720&amp;amp;query_hl=1&lt;/_url&gt;&lt;_volume&gt;4&lt;/_volume&gt;&lt;/Details&gt;&lt;Extra&gt;&lt;DBUID&gt;{EA5352B2-322A-4C6D-B446-587FFF8600FC}&lt;/DBUID&gt;&lt;/Extra&gt;&lt;/Item&gt;&lt;/References&gt;&lt;/Group&gt;&lt;Group&gt;&lt;References&gt;&lt;Item&gt;&lt;ID&gt;79&lt;/ID&gt;&lt;UID&gt;{3DFBCE90-87AB-4FB7-89FB-0452DF3204BB}&lt;/UID&gt;&lt;Title&gt;Ferromagnetic soft continuum robots1&lt;/Title&gt;&lt;Template&gt;Journal Article&lt;/Template&gt;&lt;Star&gt;0&lt;/Star&gt;&lt;Tag&gt;0&lt;/Tag&gt;&lt;Author/&gt;&lt;Year&gt;0&lt;/Year&gt;&lt;Details&gt;&lt;_created&gt;64122739&lt;/_created&gt;&lt;_modified&gt;64122744&lt;/_modified&gt;&lt;_accessed&gt;64122742&lt;/_accessed&gt;&lt;_doi&gt;DOI: 10.1126/scirobotics.aax7329&lt;/_doi&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doi&gt;10.1038/s41586-020-03153-z&lt;/_doi&gt;&lt;_created&gt;64121328&lt;/_created&gt;&lt;_modified&gt;64121328&lt;/_modified&gt;&lt;_url&gt;http://www.nature.com/articles/s41586-020-03153-z_x000d__x000a_http://www.nature.com/articles/s41586-020-03153-z.pdf&lt;/_url&gt;&lt;_journal&gt;Nature&lt;/_journal&gt;&lt;_volume&gt;591&lt;/_volume&gt;&lt;_issue&gt;7848&lt;/_issue&gt;&lt;_pages&gt;66-71&lt;/_pages&gt;&lt;_tertiary_title&gt;Nature&lt;/_tertiary_title&gt;&lt;_date&gt;63730080&lt;/_date&gt;&lt;_isbn&gt;0028-0836&lt;/_isbn&gt;&lt;_accessed&gt;64121328&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85AB06DD-B773-428A-85D0-E553AA59058A}" w:val=" ADDIN NE.Ref.{85AB06DD-B773-428A-85D0-E553AA59058A}&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86A6975-7847-4614-AB62-FB30860BC12F}" w:val=" ADDIN NE.Ref.{886A6975-7847-4614-AB62-FB30860BC12F}&lt;Citation&gt;&lt;Group&gt;&lt;References&gt;&lt;Item&gt;&lt;ID&gt;81&lt;/ID&gt;&lt;UID&gt;{C8343769-E378-40CA-A2C3-9218C923721E}&lt;/UID&gt;&lt;Title&gt;A bioinspired multilegged soft millirobot that functions in both dry and wet conditions&lt;/Title&gt;&lt;Template&gt;Journal Article&lt;/Template&gt;&lt;Star&gt;0&lt;/Star&gt;&lt;Tag&gt;0&lt;/Tag&gt;&lt;Author&gt;Lu, Haojian; Zhang, Mei; Yang, Yuanyuan; Huang, Qiang; Fukuda, Toshio; Wang, Zuankai; Shen, Yajing&lt;/Author&gt;&lt;Year&gt;2018&lt;/Year&gt;&lt;Details&gt;&lt;_accessed&gt;64122886&lt;/_accessed&gt;&lt;_collection_scope&gt;SCI;SCIE&lt;/_collection_scope&gt;&lt;_created&gt;64122886&lt;/_created&gt;&lt;_db_updated&gt;CrossRef&lt;/_db_updated&gt;&lt;_doi&gt;10.1038/s41467-018-06491-9&lt;/_doi&gt;&lt;_impact_factor&gt;  14.919&lt;/_impact_factor&gt;&lt;_isbn&gt;2041-1723&lt;/_isbn&gt;&lt;_issue&gt;1&lt;/_issue&gt;&lt;_journal&gt;Nature Communications&lt;/_journal&gt;&lt;_modified&gt;64122886&lt;/_modified&gt;&lt;_tertiary_title&gt;Nat Commun&lt;/_tertiary_title&gt;&lt;_url&gt;http://www.nature.com/articles/s41467-018-06491-9_x000d__x000a_http://www.nature.com/articles/s41467-018-06491-9.pdf&lt;/_url&gt;&lt;_volume&gt;9&lt;/_volume&gt;&lt;/Details&gt;&lt;Extra&gt;&lt;DBUID&gt;{EA5352B2-322A-4C6D-B446-587FFF8600FC}&lt;/DBUID&gt;&lt;/Extra&gt;&lt;/Item&gt;&lt;/References&gt;&lt;/Group&gt;&lt;/Citation&gt;_x000a_"/>
    <w:docVar w:name="NE.Ref{8B08E30E-2037-4882-B541-ABAD04CD3916}" w:val=" ADDIN NE.Ref.{8B08E30E-2037-4882-B541-ABAD04CD3916}&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905554D4-E27C-4C87-842D-6F7B9E6FAB34}" w:val=" ADDIN NE.Ref.{905554D4-E27C-4C87-842D-6F7B9E6FAB34}&lt;Citation&gt;&lt;Group&gt;&lt;References&gt;&lt;Item&gt;&lt;ID&gt;4&lt;/ID&gt;&lt;UID&gt;{C03856E6-C83F-45D3-B3F8-164B2BD401C3}&lt;/UID&gt;&lt;Title&gt;Poly(N-isopropylacrylamide)-based smart hydrogels: Design, properties and applications&lt;/Title&gt;&lt;Template&gt;Journal Article&lt;/Template&gt;&lt;Star&gt;0&lt;/Star&gt;&lt;Tag&gt;0&lt;/Tag&gt;&lt;Author&gt;Tang, Lin; Wang, Ling; Yang, Xiao; Feng, Yiyu; Li, Yu; Feng, Wei&lt;/Author&gt;&lt;Year&gt;2021&lt;/Year&gt;&lt;Details&gt;&lt;_accessed&gt;64119833&lt;/_accessed&gt;&lt;_collection_scope&gt;SCI;SCIE;EI&lt;/_collection_scope&gt;&lt;_created&gt;64119833&lt;/_created&gt;&lt;_db_updated&gt;CrossRef&lt;/_db_updated&gt;&lt;_doi&gt;10.1016/j.pmatsci.2020.100702&lt;/_doi&gt;&lt;_impact_factor&gt;  39.580&lt;/_impact_factor&gt;&lt;_isbn&gt;00796425&lt;/_isbn&gt;&lt;_journal&gt;Progress in Materials Science&lt;/_journal&gt;&lt;_modified&gt;64119833&lt;/_modified&gt;&lt;_pages&gt;100702&lt;/_pages&gt;&lt;_tertiary_title&gt;Progress in Materials Science&lt;/_tertiary_title&gt;&lt;_url&gt;https://linkinghub.elsevier.com/retrieve/pii/S0079642520300669_x000d__x000a_https://api.elsevier.com/content/article/PII:S0079642520300669?httpAccept=text/xml&lt;/_url&gt;&lt;_volume&gt;115&lt;/_volume&gt;&lt;/Details&gt;&lt;Extra&gt;&lt;DBUID&gt;{EA5352B2-322A-4C6D-B446-587FFF8600FC}&lt;/DBUID&gt;&lt;/Extra&gt;&lt;/Item&gt;&lt;/References&gt;&lt;/Group&gt;&lt;/Citation&gt;_x000a_"/>
    <w:docVar w:name="NE.Ref{9312180F-67CB-49DA-9C9D-7A1EB33EFFB6}" w:val=" ADDIN NE.Ref.{9312180F-67CB-49DA-9C9D-7A1EB33EFFB6}&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959C8F00-8DA7-4C8E-AA6E-67E513A5D274}" w:val=" ADDIN NE.Ref.{959C8F00-8DA7-4C8E-AA6E-67E513A5D274}&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created&gt;64122770&lt;/_created&gt;&lt;_modified&gt;64122770&lt;/_modified&gt;&lt;_url&gt;http://www.ncbi.nlm.nih.gov/entrez/query.fcgi?cmd=Retrieve&amp;amp;db=pubmed&amp;amp;dopt=Abstract&amp;amp;list_uids=33157883&amp;amp;query_hl=1&lt;/_url&gt;&lt;_journal&gt;Sci Robot&lt;/_journal&gt;&lt;_volume&gt;2&lt;/_volume&gt;&lt;_issue&gt;8&lt;/_issue&gt;&lt;_tertiary_title&gt;Science robotics&lt;/_tertiary_title&gt;&lt;_doi&gt;10.1126/scirobotics.aan3028&lt;/_doi&gt;&lt;_date_display&gt;2017 Jul 19&lt;/_date_display&gt;&lt;_date&gt;61823520&lt;/_date&gt;&lt;_type_work&gt;Journal Article; Research Support, U.S. Gov&amp;apos;t, Non-P.H.S.&lt;/_type_work&gt;&lt;_isbn&gt;2470-9476 (Electronic); 2470-9476 (Linking)&lt;/_isbn&gt;&lt;_ori_publication&gt;Copyright (c) 2017 The Authors, some rights reserved; exclusive licensee American_x000d__x000a_      Association for the Advancement of Science. No claim to original U.S. Government _x000d__x000a_      Works.&lt;/_ori_publication&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language&gt;eng&lt;/_language&gt;&lt;_accessed&gt;64122770&lt;/_accessed&gt;&lt;_db_updated&gt;PubMed&lt;/_db_updated&gt;&lt;_impact_factor&gt;  23.748&lt;/_impact_factor&gt;&lt;/Details&gt;&lt;Extra&gt;&lt;DBUID&gt;{EA5352B2-322A-4C6D-B446-587FFF8600FC}&lt;/DBUID&gt;&lt;/Extra&gt;&lt;/Item&gt;&lt;/References&gt;&lt;/Group&gt;&lt;/Citation&gt;_x000a_"/>
    <w:docVar w:name="NE.Ref{9962E4F9-DADB-4E6B-BEC6-DC1B018FA978}" w:val=" ADDIN NE.Ref.{9962E4F9-DADB-4E6B-BEC6-DC1B018FA978}&lt;Citation&gt;&lt;Group&gt;&lt;References&gt;&lt;Item&gt;&lt;ID&gt;86&lt;/ID&gt;&lt;UID&gt;{022F7C38-A756-46D6-92D6-7FFCAD48593A}&lt;/UID&gt;&lt;Title&gt;Poly(N-isopropylacrylamide) derived nanogels demonstrated thermosensitive self-assembly and GSH-triggered drug release for efficient tumor Therapy&lt;/Title&gt;&lt;Template&gt;Journal Article&lt;/Template&gt;&lt;Star&gt;0&lt;/Star&gt;&lt;Tag&gt;0&lt;/Tag&gt;&lt;Author&gt;Chen, Jiaojiao; Wu, Ming; Veroniaina, Hanitrarimalala; Mukhopadhyay, Subhankar; Li, Juequan; Wu, Ziheng; Wu, Zhenghong; Qi, Xiaole&lt;/Author&gt;&lt;Year&gt;2019&lt;/Year&gt;&lt;Details&gt;&lt;_accessed&gt;64124059&lt;/_accessed&gt;&lt;_collection_scope&gt;SCIE;EI&lt;/_collection_scope&gt;&lt;_created&gt;64124059&lt;/_created&gt;&lt;_date&gt;62588160&lt;/_date&gt;&lt;_date_display&gt;2019&lt;/_date_display&gt;&lt;_db_updated&gt;PKU Search&lt;/_db_updated&gt;&lt;_doi&gt;10.1039/C9PY00537D&lt;/_doi&gt;&lt;_impact_factor&gt;   5.582&lt;/_impact_factor&gt;&lt;_isbn&gt;1759-9954&lt;/_isbn&gt;&lt;_issue&gt;29&lt;/_issue&gt;&lt;_journal&gt;Polymer chemistry&lt;/_journal&gt;&lt;_modified&gt;64124059&lt;/_modified&gt;&lt;_number&gt;1&lt;/_number&gt;&lt;_pages&gt;4031-4041&lt;/_pages&gt;&lt;_url&gt;https://go.exlibris.link/y3DQx9gQ&lt;/_url&gt;&lt;_volume&gt;10&lt;/_volume&gt;&lt;/Details&gt;&lt;Extra&gt;&lt;DBUID&gt;{EA5352B2-322A-4C6D-B446-587FFF8600FC}&lt;/DBUID&gt;&lt;/Extra&gt;&lt;/Item&gt;&lt;/References&gt;&lt;/Group&gt;&lt;/Citation&gt;_x000a_"/>
    <w:docVar w:name="NE.Ref{9B7302FC-5B45-4303-B274-14FBA1D9E87E}" w:val=" ADDIN NE.Ref.{9B7302FC-5B45-4303-B274-14FBA1D9E87E}&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Group&gt;&lt;References&gt;&lt;Item&gt;&lt;ID&gt;45&lt;/ID&gt;&lt;UID&gt;{3F7F8612-147D-4BE1-96EF-C3DEAA7D1B83}&lt;/UID&gt;&lt;Title&gt;Photothermally and magnetically controlled reconfiguration of polymer composites  for soft robotics&lt;/Title&gt;&lt;Template&gt;Journal Article&lt;/Template&gt;&lt;Star&gt;0&lt;/Star&gt;&lt;Tag&gt;0&lt;/Tag&gt;&lt;Author&gt;Liu, J A; Gillen, J H; Mishra, S R; Evans, B A; Tracy, J B&lt;/Author&gt;&lt;Year&gt;2019&lt;/Year&gt;&lt;Details&gt;&lt;_accessed&gt;64119835&lt;/_accessed&gt;&lt;_accession_num&gt;31414046&lt;/_accession_num&gt;&lt;_author_adr&gt;Department of Materials Science and Engineering, North Carolina State University, Raleigh, NC 27695, USA.; Department of Materials Science and Engineering, North Carolina State University, Raleigh, NC 27695, USA.; Department of Materials Science and Engineering, North Carolina State University, Raleigh, NC 27695, USA.; Department of Physics, Elon University, Elon, NC 27244, USA.; Department of Materials Science and Engineering, North Carolina State University, Raleigh, NC 27695, USA.&lt;/_author_adr&gt;&lt;_collection_scope&gt;SCI;SCIE;EI&lt;/_collection_scope&gt;&lt;_created&gt;64119833&lt;/_created&gt;&lt;_date&gt;62893440&lt;/_date&gt;&lt;_date_display&gt;2019 Aug&lt;/_date_display&gt;&lt;_db_updated&gt;PubMed&lt;/_db_updated&gt;&lt;_doi&gt;10.1126/sciadv.aaw2897&lt;/_doi&gt;&lt;_impact_factor&gt;  14.136&lt;/_impact_factor&gt;&lt;_isbn&gt;2375-2548 (Electronic); 2375-2548 (Linking)&lt;/_isbn&gt;&lt;_issue&gt;8&lt;/_issue&gt;&lt;_journal&gt;Sci Adv&lt;/_journal&gt;&lt;_language&gt;eng&lt;/_language&gt;&lt;_modified&gt;64119835&lt;/_modified&gt;&lt;_pages&gt;eaaw2897&lt;/_pages&gt;&lt;_tertiary_title&gt;Science advances&lt;/_tertiary_title&gt;&lt;_type_work&gt;Journal Article&lt;/_type_work&gt;&lt;_url&gt;http://www.ncbi.nlm.nih.gov/entrez/query.fcgi?cmd=Retrieve&amp;amp;db=pubmed&amp;amp;dopt=Abstract&amp;amp;list_uids=31414046&amp;amp;query_hl=1&lt;/_url&gt;&lt;_volume&gt;5&lt;/_volume&gt;&lt;/Details&gt;&lt;Extra&gt;&lt;DBUID&gt;{EA5352B2-322A-4C6D-B446-587FFF8600FC}&lt;/DBUID&gt;&lt;/Extra&gt;&lt;/Item&gt;&lt;/References&gt;&lt;/Group&gt;&lt;/Citation&gt;_x000a_"/>
    <w:docVar w:name="NE.Ref{9E7CEE90-B36B-43CF-9B57-17E35472875B}" w:val=" ADDIN NE.Ref.{9E7CEE90-B36B-43CF-9B57-17E35472875B}&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A8C6AF28-ABCA-4444-869A-DE3A06365E2E}" w:val=" ADDIN NE.Ref.{A8C6AF28-ABCA-4444-869A-DE3A06365E2E}&lt;Citation&gt;&lt;Group&gt;&lt;References&gt;&lt;Item&gt;&lt;ID&gt;27&lt;/ID&gt;&lt;UID&gt;{3BE56874-8936-49D5-B128-D45C41DB32A1}&lt;/UID&gt;&lt;Title&gt;3D-printed programmable tensegrity for soft robotics&lt;/Title&gt;&lt;Template&gt;Journal Article&lt;/Template&gt;&lt;Star&gt;0&lt;/Star&gt;&lt;Tag&gt;0&lt;/Tag&gt;&lt;Author&gt;Lee, H; Jang, Y; Choe, J K; Lee, S; Song, H; Lee, J P; Lone, N; Kim, J&lt;/Author&gt;&lt;Year&gt;2020&lt;/Year&gt;&lt;Details&gt;&lt;_accessed&gt;64119834&lt;/_accessed&gt;&lt;_accession_num&gt;33022636&lt;/_accession_num&gt;&lt;_author_adr&gt;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jiyunkim@unist.ac.kr.; Center for Multidimensional Programmable Matter, Ulsan National Institute of Science and Technology, Ulsan 44919, South Korea.&lt;/_author_adr&gt;&lt;_created&gt;64119833&lt;/_created&gt;&lt;_date&gt;63456480&lt;/_date&gt;&lt;_date_display&gt;2020 Aug 26&lt;/_date_display&gt;&lt;_db_updated&gt;PubMed&lt;/_db_updated&gt;&lt;_doi&gt;10.1126/scirobotics.aay9024&lt;/_doi&gt;&lt;_impact_factor&gt;  23.748&lt;/_impact_factor&gt;&lt;_isbn&gt;2470-9476 (Electronic); 2470-9476 (Linking)&lt;/_isbn&gt;&lt;_issue&gt;45&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022636&amp;amp;query_hl=1&lt;/_url&gt;&lt;_volume&gt;5&lt;/_volume&gt;&lt;/Details&gt;&lt;Extra&gt;&lt;DBUID&gt;{EA5352B2-322A-4C6D-B446-587FFF8600FC}&lt;/DBUID&gt;&lt;/Extra&gt;&lt;/Item&gt;&lt;/References&gt;&lt;/Group&gt;&lt;/Citation&gt;_x000a_"/>
    <w:docVar w:name="NE.Ref{A98241F1-B9E6-4D98-8B5C-5EE215062967}" w:val=" ADDIN NE.Ref.{A98241F1-B9E6-4D98-8B5C-5EE215062967}&lt;Citation&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29&lt;/ID&gt;&lt;UID&gt;{B38306EC-F5FF-4D7F-910C-0AE8CFAA6683}&lt;/UID&gt;&lt;Title&gt;A Review of 3D‐Printable Soft Pneumatic Actuators and Sensors: Research Challenges and Opportunities&lt;/Title&gt;&lt;Template&gt;Journal Article&lt;/Template&gt;&lt;Star&gt;0&lt;/Star&gt;&lt;Tag&gt;0&lt;/Tag&gt;&lt;Author&gt;Tawk, Charbel; Alici, Gursel&lt;/Author&gt;&lt;Year&gt;2021&lt;/Year&gt;&lt;Details&gt;&lt;_accessed&gt;64119834&lt;/_accessed&gt;&lt;_created&gt;64119833&lt;/_created&gt;&lt;_db_updated&gt;CrossRef&lt;/_db_updated&gt;&lt;_doi&gt;10.1002/aisy.202000223&lt;/_doi&gt;&lt;_isbn&gt;2640-4567&lt;/_isbn&gt;&lt;_issue&gt;6&lt;/_issue&gt;&lt;_journal&gt;Advanced Intelligent Systems&lt;/_journal&gt;&lt;_modified&gt;64119834&lt;/_modified&gt;&lt;_pages&gt;2000223&lt;/_pages&gt;&lt;_tertiary_title&gt;Advanced Intelligent Systems&lt;/_tertiary_title&gt;&lt;_url&gt;https://onlinelibrary.wiley.com/doi/10.1002/aisy.202000223_x000d__x000a_https://onlinelibrary.wiley.com/doi/pdf/10.1002/aisy.202000223&lt;/_url&gt;&lt;_volume&gt;3&lt;/_volume&gt;&lt;/Details&gt;&lt;Extra&gt;&lt;DBUID&gt;{EA5352B2-322A-4C6D-B446-587FFF8600FC}&lt;/DBUID&gt;&lt;/Extra&gt;&lt;/Item&gt;&lt;/References&gt;&lt;/Group&gt;&lt;/Citation&gt;_x000a_"/>
    <w:docVar w:name="NE.Ref{B8C9DC11-ABAB-4A2A-9114-D0D45BB5B3C0}" w:val=" ADDIN NE.Ref.{B8C9DC11-ABAB-4A2A-9114-D0D45BB5B3C0}&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BE9391A4-8EDD-434E-8A77-C6E191CFAAA2}" w:val=" ADDIN NE.Ref.{BE9391A4-8EDD-434E-8A77-C6E191CFAAA2}&lt;Citation&gt;&lt;Group&gt;&lt;References&gt;&lt;Item&gt;&lt;ID&gt;16&lt;/ID&gt;&lt;UID&gt;{6D34246F-A17B-4BCC-8521-1B649A9FB1C8}&lt;/UID&gt;&lt;Title&gt;Hybrid 3D Printing of Soft Electronics&lt;/Title&gt;&lt;Template&gt;Journal Article&lt;/Template&gt;&lt;Star&gt;0&lt;/Star&gt;&lt;Tag&gt;0&lt;/Tag&gt;&lt;Author&gt;Valentine, Alexander D; Busbee, Travis A; Boley, John William; Raney, Jordan R; Chortos, Alex; Kotikian, Arda; Berrigan, John Daniel; Durstock, Michael F; Lewis, Jennifer A&lt;/Author&gt;&lt;Year&gt;2017&lt;/Year&gt;&lt;Details&gt;&lt;_accessed&gt;64119834&lt;/_accessed&gt;&lt;_collection_scope&gt;SCI;SCIE;EI&lt;/_collection_scope&gt;&lt;_created&gt;64119833&lt;/_created&gt;&lt;_db_updated&gt;CrossRef&lt;/_db_updated&gt;&lt;_doi&gt;10.1002/adma.201703817&lt;/_doi&gt;&lt;_impact_factor&gt;  30.849&lt;/_impact_factor&gt;&lt;_isbn&gt;0935-9648&lt;/_isbn&gt;&lt;_issue&gt;40&lt;/_issue&gt;&lt;_journal&gt;Advanced Materials&lt;/_journal&gt;&lt;_modified&gt;64119834&lt;/_modified&gt;&lt;_pages&gt;1703817&lt;/_pages&gt;&lt;_tertiary_title&gt;Adv. Mater.&lt;/_tertiary_title&gt;&lt;_url&gt;https://onlinelibrary.wiley.com/doi/10.1002/adma.201703817_x000d__x000a_https://onlinelibrary.wiley.com/doi/pdf/10.1002/adma.201703817&lt;/_url&gt;&lt;_volume&gt;29&lt;/_volume&gt;&lt;/Details&gt;&lt;Extra&gt;&lt;DBUID&gt;{EA5352B2-322A-4C6D-B446-587FFF8600FC}&lt;/DBUID&gt;&lt;/Extra&gt;&lt;/Item&gt;&lt;/References&gt;&lt;/Group&gt;&lt;/Citation&gt;_x000a_"/>
    <w:docVar w:name="NE.Ref{BEF0851F-4AC3-423E-984A-68FDE874095B}" w:val=" ADDIN NE.Ref.{BEF0851F-4AC3-423E-984A-68FDE874095B}&lt;Citation&gt;&lt;Group&gt;&lt;References&gt;&lt;Item&gt;&lt;ID&gt;54&lt;/ID&gt;&lt;UID&gt;{7FC51ADF-58AC-4B64-85B0-33A95644AE20}&lt;/UID&gt;&lt;Title&gt;Soft robotics: Technologies and systems pushing the boundaries of robot abilities&lt;/Title&gt;&lt;Template&gt;Journal Article&lt;/Template&gt;&lt;Star&gt;0&lt;/Star&gt;&lt;Tag&gt;0&lt;/Tag&gt;&lt;Author&gt;Laschi, C; Mazzolai, B; Cianchetti, M&lt;/Author&gt;&lt;Year&gt;2016&lt;/Year&gt;&lt;Details&gt;&lt;_accessed&gt;64119835&lt;/_accessed&gt;&lt;_accession_num&gt;33157856&lt;/_accession_num&gt;&lt;_author_adr&gt;BioRobotics Institute, Scuola Superiore Sant&amp;apos;Anna, Pisa, Italy. cecilia.laschi@sssup.it.; Center for Micro-BioRobotics, Istituto Italiano di Tecnologia, Pontedera, Italy.; BioRobotics Institute, Scuola Superiore Sant&amp;apos;Anna, Pisa, Italy.&lt;/_author_adr&gt;&lt;_created&gt;64119833&lt;/_created&gt;&lt;_date&gt;61499520&lt;/_date&gt;&lt;_date_display&gt;2016 Dec 6&lt;/_date_display&gt;&lt;_db_updated&gt;PubMed&lt;/_db_updated&gt;&lt;_doi&gt;10.1126/scirobotics.aah3690&lt;/_doi&gt;&lt;_impact_factor&gt;  23.748&lt;/_impact_factor&gt;&lt;_isbn&gt;2470-9476 (Electronic); 2470-9476 (Linking)&lt;/_isbn&gt;&lt;_issue&gt;1&lt;/_issue&gt;&lt;_journal&gt;Sci Robot&lt;/_journal&gt;&lt;_language&gt;eng&lt;/_language&gt;&lt;_modified&gt;64119835&lt;/_modified&gt;&lt;_ori_publication&gt;Copyright (c) 2016, American Association for the Advancement of Science.&lt;/_ori_publication&gt;&lt;_tertiary_title&gt;Science robotics&lt;/_tertiary_title&gt;&lt;_type_work&gt;Journal Article; Review; Research Support, Non-U.S. Gov&amp;apos;t&lt;/_type_work&gt;&lt;_url&gt;http://www.ncbi.nlm.nih.gov/entrez/query.fcgi?cmd=Retrieve&amp;amp;db=pubmed&amp;amp;dopt=Abstract&amp;amp;list_uids=33157856&amp;amp;query_hl=1&lt;/_url&gt;&lt;_volume&gt;1&lt;/_volume&gt;&lt;/Details&gt;&lt;Extra&gt;&lt;DBUID&gt;{EA5352B2-322A-4C6D-B446-587FFF8600FC}&lt;/DBUID&gt;&lt;/Extra&gt;&lt;/Item&gt;&lt;/References&gt;&lt;/Group&gt;&lt;/Citation&gt;_x000a_"/>
    <w:docVar w:name="NE.Ref{C34F2289-B314-4ACF-B70D-BC577D2B95C2}" w:val=" ADDIN NE.Ref.{C34F2289-B314-4ACF-B70D-BC577D2B95C2}&lt;Citation&gt;&lt;Group&gt;&lt;References&gt;&lt;Item&gt;&lt;ID&gt;87&lt;/ID&gt;&lt;UID&gt;{4A7717F2-8AF0-4E8C-907A-9B1B3BA65D82}&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lternate_title&gt;Nature Communications&lt;/_alternate_title&gt;&lt;_date_display&gt;2021&lt;/_date_display&gt;&lt;_date&gt;2021-01-01&lt;/_date&gt;&lt;_doi&gt;10.1038/s41467-021-25386-w&lt;/_doi&gt;&lt;_isbn&gt;2041-1723&lt;/_isbn&gt;&lt;_issue&gt;1&lt;/_issue&gt;&lt;_journal&gt;Nature Communications&lt;/_journal&gt;&lt;_number&gt;Zhou2021&lt;/_number&gt;&lt;_pages&gt;5072&lt;/_pages&gt;&lt;_url&gt;https://doi.org/10.1038/s41467-021-25386-w&lt;/_url&gt;&lt;_volume&gt;12&lt;/_volume&gt;&lt;_created&gt;64126071&lt;/_created&gt;&lt;_modified&gt;64126072&lt;/_modified&gt;&lt;_impact_factor&gt;  14.919&lt;/_impact_factor&gt;&lt;_collection_scope&gt;SCI;SCIE&lt;/_collection_scope&gt;&lt;_accessed&gt;64126072&lt;/_accessed&gt;&lt;/Details&gt;&lt;Extra&gt;&lt;DBUID&gt;{EA5352B2-322A-4C6D-B446-587FFF8600FC}&lt;/DBUID&gt;&lt;/Extra&gt;&lt;/Item&gt;&lt;/References&gt;&lt;/Group&gt;&lt;/Citation&gt;_x000a_"/>
    <w:docVar w:name="NE.Ref{C4C4C508-41B4-44ED-A251-2E1C5F9464AF}" w:val=" ADDIN NE.Ref.{C4C4C508-41B4-44ED-A251-2E1C5F9464AF}&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date&gt;2007-10-15&lt;/_date&gt;&lt;_issue&gt;05&lt;/_issue&gt;&lt;_journal&gt;药物生物技术&lt;/_journal&gt;&lt;_keywords&gt;磁性纳米粒子;磁性转染;磁共振造影剂;药物载体;热疗;磁力组织工程&lt;/_keywords&gt;&lt;_pages&gt;386-390&lt;/_pages&gt;&lt;_url&gt;https://kns.cnki.net/kcms/detail/detail.aspx?FileName=YWSW200705017&amp;amp;DbName=CJFQ2007&lt;/_url&gt;&lt;_created&gt;64139940&lt;/_created&gt;&lt;_modified&gt;64139940&lt;/_modified&gt;&lt;_db_updated&gt;CNKI - Reference&lt;/_db_updated&gt;&lt;_translated_author&gt;Wang, Jing;Xu, Yuqing;Wang, Wenxiu&lt;/_translated_author&gt;&lt;/Details&gt;&lt;Extra&gt;&lt;DBUID&gt;{EA5352B2-322A-4C6D-B446-587FFF8600FC}&lt;/DBUID&gt;&lt;/Extra&gt;&lt;/Item&gt;&lt;/References&gt;&lt;/Group&gt;&lt;/Citation&gt;_x000a_"/>
    <w:docVar w:name="NE.Ref{C91DD13A-6C2A-4FDF-ACD4-ADBCCEA16476}" w:val=" ADDIN NE.Ref.{C91DD13A-6C2A-4FDF-ACD4-ADBCCEA16476}&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CAAB3280-283A-48D1-8419-100056CB2D16}" w:val=" ADDIN NE.Ref.{CAAB3280-283A-48D1-8419-100056CB2D16}&lt;Citation&gt;&lt;Group&gt;&lt;References&gt;&lt;Item&gt;&lt;ID&gt;88&lt;/ID&gt;&lt;UID&gt;{873D01EF-EA0D-47D2-9FE6-FEBA95EEF17E}&lt;/UID&gt;&lt;Title&gt;NFC充电技术概述&lt;/Title&gt;&lt;Template&gt;Journal Article&lt;/Template&gt;&lt;Star&gt;0&lt;/Star&gt;&lt;Tag&gt;0&lt;/Tag&gt;&lt;Author&gt;王文旭; 李美华; 高燕娃&lt;/Author&gt;&lt;Year&gt;2019&lt;/Year&gt;&lt;Details&gt;&lt;_translated_author&gt;Wang, Wenxu;Li, Meihua;Gao, Yanwa&lt;/_translated_author&gt;&lt;/Details&gt;&lt;Extra&gt;&lt;DBUID&gt;{EA5352B2-322A-4C6D-B446-587FFF8600FC}&lt;/DBUID&gt;&lt;/Extra&gt;&lt;/Item&gt;&lt;/References&gt;&lt;/Group&gt;&lt;/Citation&gt;_x000a_"/>
    <w:docVar w:name="NE.Ref{DA0BC4DB-DE19-40D2-B378-E1F613E8CF25}" w:val=" ADDIN NE.Ref.{DA0BC4DB-DE19-40D2-B378-E1F613E8CF25}&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E2B64168-3306-4281-82B5-426C27EA39F7}" w:val=" ADDIN NE.Ref.{E2B64168-3306-4281-82B5-426C27EA39F7}&lt;Citation&gt;&lt;Group&gt;&lt;References&gt;&lt;Item&gt;&lt;ID&gt;15&lt;/ID&gt;&lt;UID&gt;{4F5CF829-AD5C-4F38-B442-A2BDDC187683}&lt;/UID&gt;&lt;Title&gt;Hybrid 3D Printing All‐in‐One Heterogenous Rigidity Assemblies for Soft Electronics&lt;/Title&gt;&lt;Template&gt;Journal Article&lt;/Template&gt;&lt;Star&gt;0&lt;/Star&gt;&lt;Tag&gt;0&lt;/Tag&gt;&lt;Author&gt;Lin, Rongzan; Li, Yuanlong; Mao, Xinxin; Zhou, Wanting; Liu, Ran&lt;/Author&gt;&lt;Year&gt;2019&lt;/Year&gt;&lt;Details&gt;&lt;_accessed&gt;64123099&lt;/_accessed&gt;&lt;_collection_scope&gt;SCIE;EI&lt;/_collection_scope&gt;&lt;_created&gt;64119833&lt;/_created&gt;&lt;_db_updated&gt;CrossRef&lt;/_db_updated&gt;&lt;_doi&gt;10.1002/admt.201900614&lt;/_doi&gt;&lt;_impact_factor&gt;   7.848&lt;/_impact_factor&gt;&lt;_isbn&gt;2365-709X&lt;/_isbn&gt;&lt;_issue&gt;12&lt;/_issue&gt;&lt;_journal&gt;Advanced Materials Technologies&lt;/_journal&gt;&lt;_modified&gt;64123099&lt;/_modified&gt;&lt;_pages&gt;1900614&lt;/_pages&gt;&lt;_tertiary_title&gt;Adv. Mater. Technol.&lt;/_tertiary_title&gt;&lt;_url&gt;https://onlinelibrary.wiley.com/doi/10.1002/admt.201900614_x000d__x000a_https://onlinelibrary.wiley.com/doi/pdf/10.1002/admt.201900614&lt;/_url&gt;&lt;_volume&gt;4&lt;/_volume&gt;&lt;/Details&gt;&lt;Extra&gt;&lt;DBUID&gt;{EA5352B2-322A-4C6D-B446-587FFF8600FC}&lt;/DBUID&gt;&lt;/Extra&gt;&lt;/Item&gt;&lt;/References&gt;&lt;/Group&gt;&lt;/Citation&gt;_x000a_"/>
    <w:docVar w:name="NE.Ref{E7C1B8BC-B294-4272-B211-D11AF88E8F4D}" w:val=" ADDIN NE.Ref.{E7C1B8BC-B294-4272-B211-D11AF88E8F4D}&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created&gt;64139940&lt;/_created&gt;&lt;_date&gt;2007-10-15&lt;/_date&gt;&lt;_db_updated&gt;CNKI - Reference&lt;/_db_updated&gt;&lt;_issue&gt;05&lt;/_issue&gt;&lt;_journal&gt;药物生物技术&lt;/_journal&gt;&lt;_keywords&gt;磁性纳米粒子;磁性转染;磁共振造影剂;药物载体;热疗;磁力组织工程&lt;/_keywords&gt;&lt;_modified&gt;64139940&lt;/_modified&gt;&lt;_pages&gt;386-390&lt;/_pages&gt;&lt;_url&gt;https://kns.cnki.net/kcms/detail/detail.aspx?FileName=YWSW200705017&amp;amp;DbName=CJFQ2007&lt;/_url&gt;&lt;_translated_author&gt;Wang, Jing;Xu, Yuqing;Wang, Wenxiu&lt;/_translated_author&gt;&lt;/Details&gt;&lt;Extra&gt;&lt;DBUID&gt;{EA5352B2-322A-4C6D-B446-587FFF8600FC}&lt;/DBUID&gt;&lt;/Extra&gt;&lt;/Item&gt;&lt;/References&gt;&lt;/Group&gt;&lt;/Citation&gt;_x000a_"/>
    <w:docVar w:name="NE.Ref{E7E6DDDC-9233-4987-8EA0-BEC1B01E5AC6}" w:val=" ADDIN NE.Ref.{E7E6DDDC-9233-4987-8EA0-BEC1B01E5AC6}&lt;Citation&gt;&lt;Group&gt;&lt;References&gt;&lt;Item&gt;&lt;ID&gt;20&lt;/ID&gt;&lt;UID&gt;{670AC926-AAA9-4051-B852-228F627F85DD}&lt;/UID&gt;&lt;Title&gt;Exploring the roles of roughness, friction and adhesion in discontinuous shear thickening by means of thermo-responsive particles&lt;/Title&gt;&lt;Template&gt;Journal Article&lt;/Template&gt;&lt;Star&gt;0&lt;/Star&gt;&lt;Tag&gt;0&lt;/Tag&gt;&lt;Author&gt;Hsu, Chiao-Peng; Mandal, Joydeb; Ramakrishna, Shivaprakash N; Spencer, Nicholas D; Isa, Lucio&lt;/Author&gt;&lt;Year&gt;2021&lt;/Year&gt;&lt;Details&gt;&lt;_accessed&gt;64134379&lt;/_accessed&gt;&lt;_collection_scope&gt;SCI;SCIE&lt;/_collection_scope&gt;&lt;_created&gt;64134378&lt;/_created&gt;&lt;_db_updated&gt;CrossRef&lt;/_db_updated&gt;&lt;_doi&gt;10.1038/s41467-021-21580-y&lt;/_doi&gt;&lt;_impact_factor&gt;  14.919&lt;/_impact_factor&gt;&lt;_isbn&gt;2041-1723&lt;/_isbn&gt;&lt;_issue&gt;1&lt;/_issue&gt;&lt;_journal&gt;Nature Communications&lt;/_journal&gt;&lt;_modified&gt;64134379&lt;/_modified&gt;&lt;_tertiary_title&gt;Nat Commun&lt;/_tertiary_title&gt;&lt;_url&gt;http://www.nature.com/articles/s41467-021-21580-y_x000d__x000a_http://www.nature.com/articles/s41467-021-21580-y.pdf&lt;/_url&gt;&lt;_volume&gt;12&lt;/_volume&gt;&lt;/Details&gt;&lt;Extra&gt;&lt;DBUID&gt;{E87069DB-8AE9-4435-B09B-2F8896F5ABEC}&lt;/DBUID&gt;&lt;/Extra&gt;&lt;/Item&gt;&lt;/References&gt;&lt;/Group&gt;&lt;Group&gt;&lt;References&gt;&lt;Item&gt;&lt;ID&gt;21&lt;/ID&gt;&lt;UID&gt;{B593C489-14E1-40EC-920E-2F8258D819A8}&lt;/UID&gt;&lt;Title&gt;Poly(N-isopropylacrylamide) based thin microgel films for use in cell culture applications&lt;/Title&gt;&lt;Template&gt;Journal Article&lt;/Template&gt;&lt;Star&gt;0&lt;/Star&gt;&lt;Tag&gt;0&lt;/Tag&gt;&lt;Author&gt;Sanzari, Ilaria; Buratti, Elena; Huang, Ruomeng; Tusan, Camelia G; Dinelli, Franco; Evans, Nicholas D; Prodromakis, Themistoklis; Bertoldo, Monica&lt;/Author&gt;&lt;Year&gt;2020&lt;/Year&gt;&lt;Details&gt;&lt;_accessed&gt;64134379&lt;/_accessed&gt;&lt;_collection_scope&gt;SCI;SCIE&lt;/_collection_scope&gt;&lt;_created&gt;64134378&lt;/_created&gt;&lt;_db_updated&gt;CrossRef&lt;/_db_updated&gt;&lt;_doi&gt;10.1038/s41598-020-63228-9&lt;/_doi&gt;&lt;_impact_factor&gt;   4.379&lt;/_impact_factor&gt;&lt;_isbn&gt;2045-2322&lt;/_isbn&gt;&lt;_issue&gt;1&lt;/_issue&gt;&lt;_journal&gt;Scientific Reports&lt;/_journal&gt;&lt;_modified&gt;64134379&lt;/_modified&gt;&lt;_tertiary_title&gt;Sci Rep&lt;/_tertiary_title&gt;&lt;_url&gt;http://www.nature.com/articles/s41598-020-63228-9_x000d__x000a_http://www.nature.com/articles/s41598-020-63228-9.pdf&lt;/_url&gt;&lt;_volume&gt;10&lt;/_volume&gt;&lt;/Details&gt;&lt;Extra&gt;&lt;DBUID&gt;{E87069DB-8AE9-4435-B09B-2F8896F5ABEC}&lt;/DBUID&gt;&lt;/Extra&gt;&lt;/Item&gt;&lt;/References&gt;&lt;/Group&gt;&lt;/Citation&gt;_x000a_"/>
    <w:docVar w:name="NE.Ref{EBC144B9-AD7B-4620-8703-CDACA31FD68B}" w:val=" ADDIN NE.Ref.{EBC144B9-AD7B-4620-8703-CDACA31FD68B}&lt;Citation&gt;&lt;Group&gt;&lt;References&gt;&lt;Item&gt;&lt;ID&gt;6&lt;/ID&gt;&lt;UID&gt;{E4381D96-1BDA-452D-80FC-5F520877F333}&lt;/UID&gt;&lt;Title&gt;The challenges ahead for bio-inspired &amp;apos;soft&amp;apos; robotics&lt;/Title&gt;&lt;Template&gt;Journal Article&lt;/Template&gt;&lt;Star&gt;0&lt;/Star&gt;&lt;Tag&gt;0&lt;/Tag&gt;&lt;Author&gt;Pfeifer, Rolf; Lungarella, Max; Iida, Fumiya&lt;/Author&gt;&lt;Year&gt;2012&lt;/Year&gt;&lt;Details&gt;&lt;_doi&gt;10.1145/2366316.2366335&lt;/_doi&gt;&lt;_created&gt;64120032&lt;/_created&gt;&lt;_modified&gt;64120032&lt;/_modified&gt;&lt;_url&gt;https://dl.acm.org/doi/10.1145/2366316.2366335_x000d__x000a_https://dl.acm.org/doi/pdf/10.1145/2366316.2366335&lt;/_url&gt;&lt;_journal&gt;Communications of the ACM&lt;/_journal&gt;&lt;_volume&gt;55&lt;/_volume&gt;&lt;_issue&gt;11&lt;/_issue&gt;&lt;_pages&gt;76-87&lt;/_pages&gt;&lt;_tertiary_title&gt;Commun. ACM&lt;/_tertiary_title&gt;&lt;_isbn&gt;0001-0782&lt;/_isbn&gt;&lt;_accessed&gt;64120032&lt;/_accessed&gt;&lt;_db_updated&gt;CrossRef&lt;/_db_updated&gt;&lt;_impact_factor&gt;   4.654&lt;/_impact_factor&gt;&lt;_collection_scope&gt;SCI;SCIE;EI&lt;/_collection_scope&gt;&lt;/Details&gt;&lt;Extra&gt;&lt;DBUID&gt;{BF60F7C6-F156-49B0-8EE6-14AB35FDE7BF}&lt;/DBUID&gt;&lt;/Extra&gt;&lt;/Item&gt;&lt;/References&gt;&lt;/Group&gt;&lt;/Citation&gt;_x000a_"/>
    <w:docVar w:name="NE.Ref{EBCF729B-5058-463F-99B6-4609E946F428}" w:val=" ADDIN NE.Ref.{EBCF729B-5058-463F-99B6-4609E946F428}&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EC3D0912-2F22-414D-9CFA-EA5BBC05E9C7}" w:val=" ADDIN NE.Ref.{EC3D0912-2F22-414D-9CFA-EA5BBC05E9C7}&lt;Citation&gt;&lt;Group&gt;&lt;References&gt;&lt;Item&gt;&lt;ID&gt;22&lt;/ID&gt;&lt;UID&gt;{A30081C7-3E27-4107-B578-E7E6048C3D48}&lt;/UID&gt;&lt;Title&gt;3D printing of highly stretchable hydrogel with diverse UV curable polymers&lt;/Title&gt;&lt;Template&gt;Journal Article&lt;/Template&gt;&lt;Star&gt;0&lt;/Star&gt;&lt;Tag&gt;0&lt;/Tag&gt;&lt;Author&gt;Ge, Q; Chen, Z; Cheng, J; Zhang, B; Zhang, Y F; Li, H; He, X; Yuan, C; Liu, J; Magdassi, S; Qu, S&lt;/Author&gt;&lt;Year&gt;2021&lt;/Year&gt;&lt;Details&gt;&lt;_accessed&gt;64134379&lt;/_accessed&gt;&lt;_accession_num&gt;33523958&lt;/_accession_num&gt;&lt;_author_adr&gt;Department of Mechanical and Energy Engineering, Southern University of Science and Technology, Shenzhen 518055, China. geq@sustech.edu.cn iambzhang@nwpu.edu.cn  squ@zju.edu.cn.; State Key Laboratory of Fluid Power and Mechatronic System, Key Laboratory of Soft Machines and Smart Devices of Zhejiang Province, Department of Engineering Mechanics, Zhejiang University, Hangzhou 310027, China.; Department of Mechanical and Energy Engineering, Southern University of Science and Technology, Shenzhen 518055, China.; Xi&amp;apos;an Institute of Flexible Electronics and Xi&amp;apos;an Key Laboratory of Biomedical Materials and Engineering, Northwestern Polytechnical University (NPU), Xi&amp;apos;an 710072, Shaanxi, China. geq@sustech.edu.cn iambzhang@nwpu.edu.cn squ@zju.edu.cn.; Digital Manufacturing and Design Center, Singapore University of Technology and Design, Singapore 487372, Singapore.; Digital Manufacturing and Design Center, Singapore University of Technology and Design, Singapore 487372, Singapore.; State Key Laboratory of Advanced Design and Manufacturing for Vehicle Body, Hunan University, Changsha 410082, China.; Department of Mechanical and Energy Engineering, Southern University of Science and Technology, Shenzhen 518055, China.; Digital Manufacturing and Design Center, Singapore University of Technology and Design, Singapore 487372, Singapore.; Department of Mechanical and Energy Engineering, Southern University of Science and Technology, Shenzhen 518055, China.; Casali Center for Applied Chemistry, Institute of Chemistry, The Center for Nanoscience and Nanotechnology, The Hebrew University of Jerusalem, Jerusalem 9190401, Israel.; State Key Laboratory of Fluid Power and Mechatronic System, Key Laboratory of Soft Machines and Smart Devices of Zhejiang Province, Department of Engineering Mechanics, Zhejiang University, Hangzhou 310027, China. geq@sustech.edu.cn iambzhang@nwpu.edu.cn squ@zju.edu.cn.&lt;/_author_adr&gt;&lt;_collection_scope&gt;SCI;SCIE;EI&lt;/_collection_scope&gt;&lt;_created&gt;64134378&lt;/_created&gt;&lt;_date&gt;63640800&lt;/_date&gt;&lt;_date_display&gt;2021 Jan&lt;/_date_display&gt;&lt;_db_updated&gt;PubMed&lt;/_db_updated&gt;&lt;_doi&gt;10.1126/sciadv.aba4261&lt;/_doi&gt;&lt;_impact_factor&gt;  14.136&lt;/_impact_factor&gt;&lt;_isbn&gt;2375-2548 (Electronic); 2375-2548 (Linking)&lt;/_isbn&gt;&lt;_issue&gt;2&lt;/_issue&gt;&lt;_journal&gt;Sci Adv&lt;/_journal&gt;&lt;_language&gt;eng&lt;/_language&gt;&lt;_modified&gt;64134379&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3523958&amp;amp;query_hl=1&lt;/_url&gt;&lt;_volume&gt;7&lt;/_volume&gt;&lt;/Details&gt;&lt;Extra&gt;&lt;DBUID&gt;{E87069DB-8AE9-4435-B09B-2F8896F5ABEC}&lt;/DBUID&gt;&lt;/Extra&gt;&lt;/Item&gt;&lt;/References&gt;&lt;/Group&gt;&lt;Group&gt;&lt;References&gt;&lt;Item&gt;&lt;ID&gt;23&lt;/ID&gt;&lt;UID&gt;{5526C82F-AD70-47ED-9759-BDD803AAA2E2}&lt;/UID&gt;&lt;Title&gt;Highly bendable bilayer-type photo-actuators comprising of reduced graphene oxide dispersed in hydrogels&lt;/Title&gt;&lt;Template&gt;Journal Article&lt;/Template&gt;&lt;Star&gt;0&lt;/Star&gt;&lt;Tag&gt;0&lt;/Tag&gt;&lt;Author&gt;Kim, Dowan; Lee, Heon Sang; Yoon, Jinhwan&lt;/Author&gt;&lt;Year&gt;2016&lt;/Year&gt;&lt;Details&gt;&lt;_accessed&gt;64134379&lt;/_accessed&gt;&lt;_collection_scope&gt;SCI;SCIE&lt;/_collection_scope&gt;&lt;_created&gt;64134378&lt;/_created&gt;&lt;_db_updated&gt;CrossRef&lt;/_db_updated&gt;&lt;_doi&gt;10.1038/srep20921&lt;/_doi&gt;&lt;_impact_factor&gt;   4.379&lt;/_impact_factor&gt;&lt;_isbn&gt;2045-2322&lt;/_isbn&gt;&lt;_issue&gt;1&lt;/_issue&gt;&lt;_journal&gt;Scientific Reports&lt;/_journal&gt;&lt;_modified&gt;64134379&lt;/_modified&gt;&lt;_tertiary_title&gt;Sci Rep&lt;/_tertiary_title&gt;&lt;_url&gt;http://www.nature.com/articles/srep20921_x000d__x000a_http://www.nature.com/articles/srep20921.pdf&lt;/_url&gt;&lt;_volume&gt;6&lt;/_volume&gt;&lt;/Details&gt;&lt;Extra&gt;&lt;DBUID&gt;{E87069DB-8AE9-4435-B09B-2F8896F5ABEC}&lt;/DBUID&gt;&lt;/Extra&gt;&lt;/Item&gt;&lt;/References&gt;&lt;/Group&gt;&lt;/Citation&gt;_x000a_"/>
    <w:docVar w:name="NE.Ref{EC538EC6-10DB-4DAD-AFF3-6CE26BF27830}" w:val=" ADDIN NE.Ref.{EC538EC6-10DB-4DAD-AFF3-6CE26BF27830}&lt;Citation&gt;&lt;Group&gt;&lt;References&gt;&lt;Item&gt;&lt;ID&gt;83&lt;/ID&gt;&lt;UID&gt;{1AD9A4BF-681C-4DB5-A405-CC880EC8F276}&lt;/UID&gt;&lt;Title&gt;Poly(N-isopropylacrylamide-co-methacrylic acid) pH/thermo-responsive porous hydrogels as self-regulated drug delivery system&lt;/Title&gt;&lt;Template&gt;Journal Article&lt;/Template&gt;&lt;Star&gt;0&lt;/Star&gt;&lt;Tag&gt;0&lt;/Tag&gt;&lt;Author&gt;Constantin, Marieta; Bucatariu, Sanda; Harabagiu, Valeria; Popescu, Irina; Ascenzi, Paolo; Fundueanu, Gheorghe&lt;/Author&gt;&lt;Year&gt;2014&lt;/Year&gt;&lt;Details&gt;&lt;_accessed&gt;64124033&lt;/_accessed&gt;&lt;_collection_scope&gt;SCI;SCIE&lt;/_collection_scope&gt;&lt;_created&gt;64124033&lt;/_created&gt;&lt;_db_updated&gt;CrossRef&lt;/_db_updated&gt;&lt;_doi&gt;10.1016/j.ejps.2014.05.005&lt;/_doi&gt;&lt;_impact_factor&gt;   4.384&lt;/_impact_factor&gt;&lt;_isbn&gt;09280987&lt;/_isbn&gt;&lt;_journal&gt;European Journal of Pharmaceutical Sciences&lt;/_journal&gt;&lt;_modified&gt;64124033&lt;/_modified&gt;&lt;_pages&gt;86-95&lt;/_pages&gt;&lt;_tertiary_title&gt;European Journal of Pharmaceutical Sciences&lt;/_tertiary_title&gt;&lt;_url&gt;https://linkinghub.elsevier.com/retrieve/pii/S0928098714001894_x000d__x000a_https://api.elsevier.com/content/article/PII:S0928098714001894?httpAccept=text/xml&lt;/_url&gt;&lt;_volume&gt;62&lt;/_volume&gt;&lt;/Details&gt;&lt;Extra&gt;&lt;DBUID&gt;{EA5352B2-322A-4C6D-B446-587FFF8600FC}&lt;/DBUID&gt;&lt;/Extra&gt;&lt;/Item&gt;&lt;/References&gt;&lt;/Group&gt;&lt;Group&gt;&lt;References&gt;&lt;Item&gt;&lt;ID&gt;84&lt;/ID&gt;&lt;UID&gt;{561349ED-0CF2-4AD3-93C1-3D8D0B2B35AC}&lt;/UID&gt;&lt;Title&gt;Thermoresponsive injectable hydrogel for three-dimensional cell culture: chondroitin sulfate bioconjugated with poly(N-isopropylacrylamide) synthesized by RAFT polymerization&lt;/Title&gt;&lt;Template&gt;Journal Article&lt;/Template&gt;&lt;Star&gt;0&lt;/Star&gt;&lt;Tag&gt;0&lt;/Tag&gt;&lt;Author&gt;Lü, Shaoyu; Li, Bo; Ni, Boli; Sun, Zhihong; Liu, Mingzhu; Wang, Qin&lt;/Author&gt;&lt;Year&gt;2011&lt;/Year&gt;&lt;Details&gt;&lt;_accessed&gt;64124033&lt;/_accessed&gt;&lt;_collection_scope&gt;SCI;SCIE;EI&lt;/_collection_scope&gt;&lt;_created&gt;64124033&lt;/_created&gt;&lt;_date&gt;58380480&lt;/_date&gt;&lt;_date_display&gt;2011&lt;/_date_display&gt;&lt;_db_updated&gt;PKU Search&lt;/_db_updated&gt;&lt;_doi&gt;10.1039/c1sm06053h&lt;/_doi&gt;&lt;_impact_factor&gt;   3.679&lt;/_impact_factor&gt;&lt;_isbn&gt;1744-683X&lt;/_isbn&gt;&lt;_issue&gt;22&lt;/_issue&gt;&lt;_journal&gt;Soft matter&lt;/_journal&gt;&lt;_modified&gt;64124033&lt;/_modified&gt;&lt;_number&gt;1&lt;/_number&gt;&lt;_pages&gt;1763-1772&lt;/_pages&gt;&lt;_url&gt;http://pku.summon.serialssolutions.com/2.0.0/link/0/eLvHCXMwjV3JSsRAEG1cELy4izsNetBDNEln6XgbBwdxw2UE8TL06kTHJCQzQvwov9HqxHFDwUsuXU0g1Xn9qqrrNULE3bWtH5igBOO2JJo5TsCUT3zp-tqHAEkwKhQ3me27M3p64bYO_eMRtPVHQZ9Ee8Ipnmzg4KRrcJd6Ri-_GZwM0ZeYMlrdBOlZASW3Q0nSb1O_bUKj-fCuj2pPaU3_7_UzaOqdM-JG7eRZNKKSOTRRnd0UxTx6BVfn5rxsfdr1WeE4MdkV0xSFu6XM03vVw0BOcR8cpyxpBP1rMQ5s8va4Vt9Q-xig0OgXxP04wcWgp4GHYh6nEDI_DEy6TWKTtsVZ2iu3z624SAF-s7LHRA6Pp1iqHVyUCVDKIn4BY17iq0arXdmbwlDd8bmAblqH7eaR9X4NgyVgf-tbnEnhBkyHNNBhwIgIDS2JGKCDI4zAvWDKtalmUahcEmqiOI-A5QiuqQzg_19EY0maqCWEqUe4CBSjzOMegVDFkQTw1SawkGxmy2W0OfRLJ6vVNjpVlZxEnc8vv4wWwWUfBl8HVn4f6GRSr_w1axVNVoniqsFwDY3184FaR6PZ42ADjR9cX563N6ol9gaz5tY8&lt;/_url&gt;&lt;_volume&gt;7&lt;/_volume&gt;&lt;/Details&gt;&lt;Extra&gt;&lt;DBUID&gt;{EA5352B2-322A-4C6D-B446-587FFF8600FC}&lt;/DBUID&gt;&lt;/Extra&gt;&lt;/Item&gt;&lt;/References&gt;&lt;/Group&gt;&lt;/Citation&gt;_x000a_"/>
    <w:docVar w:name="NE.Ref{EC71AAC4-A657-4145-B2B1-6E049F79C6E0}" w:val=" ADDIN NE.Ref.{EC71AAC4-A657-4145-B2B1-6E049F79C6E0}&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Citation&gt;_x000a_"/>
    <w:docVar w:name="NE.Ref{EDEB0719-DB7B-40E3-9B75-548767FDDFAB}" w:val=" ADDIN NE.Ref.{EDEB0719-DB7B-40E3-9B75-548767FDDFAB}&lt;Citation&gt;&lt;Group&gt;&lt;References&gt;&lt;Item&gt;&lt;ID&gt;25&lt;/ID&gt;&lt;UID&gt;{047BC52C-5640-4EE7-BEF4-E01AA792689A}&lt;/UID&gt;&lt;Title&gt;Magnetic nanoparticle-promoted droplet vaporization for in vivo stimuli-responsive cancer theranostics&lt;/Title&gt;&lt;Template&gt;Journal Article&lt;/Template&gt;&lt;Star&gt;0&lt;/Star&gt;&lt;Tag&gt;0&lt;/Tag&gt;&lt;Author&gt;Zhou, Yang; Wang, Ronghui; Teng, Zhaogang; Wang, Zhigang; Hu, Bing; Kolios, Michael; Chen, Hangrong; Zhang, Nan; Wang, Yanjie; Li, Pan; Wu, Xing; Lu, Guangming; Chen, Yu; Zheng, Yuanyi&lt;/Author&gt;&lt;Year&gt;2016&lt;/Year&gt;&lt;Details&gt;&lt;_accessed&gt;64134415&lt;/_accessed&gt;&lt;_collection_scope&gt;SCIE;EI&lt;/_collection_scope&gt;&lt;_created&gt;64134415&lt;/_created&gt;&lt;_db_updated&gt;CrossRef&lt;/_db_updated&gt;&lt;_doi&gt;10.1038/am.2016.146&lt;/_doi&gt;&lt;_impact_factor&gt;  10.481&lt;/_impact_factor&gt;&lt;_isbn&gt;1884-4049&lt;/_isbn&gt;&lt;_issue&gt;9&lt;/_issue&gt;&lt;_journal&gt;NPG Asia Materials&lt;/_journal&gt;&lt;_modified&gt;64134415&lt;/_modified&gt;&lt;_pages&gt;e313-e313&lt;/_pages&gt;&lt;_tertiary_title&gt;NPG Asia Mater&lt;/_tertiary_title&gt;&lt;_url&gt;http://www.nature.com/articles/am2016146_x000d__x000a_http://www.nature.com/articles/am2016146.pdf&lt;/_url&gt;&lt;_volume&gt;8&lt;/_volume&gt;&lt;/Details&gt;&lt;Extra&gt;&lt;DBUID&gt;{E87069DB-8AE9-4435-B09B-2F8896F5ABEC}&lt;/DBUID&gt;&lt;/Extra&gt;&lt;/Item&gt;&lt;/References&gt;&lt;/Group&gt;&lt;Group&gt;&lt;References&gt;&lt;Item&gt;&lt;ID&gt;26&lt;/ID&gt;&lt;UID&gt;{3574C077-C84B-42C5-BF0F-C843EB8510CE}&lt;/UID&gt;&lt;Title&gt;High-resolution T1 MRI via renally clearable dextran nanoparticles with an iron oxide shell&lt;/Title&gt;&lt;Template&gt;Journal Article&lt;/Template&gt;&lt;Star&gt;0&lt;/Star&gt;&lt;Tag&gt;0&lt;/Tag&gt;&lt;Author&gt;Shin, Tae-Hyun; Kim, Pan Ki; Kang, Sunghwi; Cheong, Jiyong; Kim, Soojin; Lim, Yongjun; Shin, Wookjin; Jung, Joon-Yong; Lah, Jungsu D; Choi, Byoung Wook; Cheon, Jinwoo&lt;/Author&gt;&lt;Year&gt;2021&lt;/Year&gt;&lt;Details&gt;&lt;_accessed&gt;64134415&lt;/_accessed&gt;&lt;_collection_scope&gt;SCIE;EI&lt;/_collection_scope&gt;&lt;_created&gt;64134415&lt;/_created&gt;&lt;_db_updated&gt;CrossRef&lt;/_db_updated&gt;&lt;_doi&gt;10.1038/s41551-021-00687-z&lt;/_doi&gt;&lt;_impact_factor&gt;  25.671&lt;/_impact_factor&gt;&lt;_isbn&gt;2157-846X&lt;/_isbn&gt;&lt;_issue&gt;3&lt;/_issue&gt;&lt;_journal&gt;Nature Biomedical Engineering&lt;/_journal&gt;&lt;_modified&gt;64134415&lt;/_modified&gt;&lt;_pages&gt;252-263&lt;/_pages&gt;&lt;_tertiary_title&gt;Nat Biomed Eng&lt;/_tertiary_title&gt;&lt;_url&gt;http://www.nature.com/articles/s41551-021-00687-z_x000d__x000a_http://www.nature.com/articles/s41551-021-00687-z.pdf&lt;/_url&gt;&lt;_volume&gt;5&lt;/_volume&gt;&lt;/Details&gt;&lt;Extra&gt;&lt;DBUID&gt;{E87069DB-8AE9-4435-B09B-2F8896F5ABEC}&lt;/DBUID&gt;&lt;/Extra&gt;&lt;/Item&gt;&lt;/References&gt;&lt;/Group&gt;&lt;Group&gt;&lt;References&gt;&lt;Item&gt;&lt;ID&gt;27&lt;/ID&gt;&lt;UID&gt;{16DE031E-0E16-46D0-8E3F-92CEB612FB18}&lt;/UID&gt;&lt;Title&gt;Cancer cell membrane-coated mesoporous silica loaded with superparamagnetic ferroferric oxide and Paclitaxel for the combination of Chemo/Magnetocaloric therapy on MDA-MB-231 cells&lt;/Title&gt;&lt;Template&gt;Journal Article&lt;/Template&gt;&lt;Star&gt;0&lt;/Star&gt;&lt;Tag&gt;0&lt;/Tag&gt;&lt;Author&gt;Cai, Defu; Liu, Likun; Han, Cuiyan; Ma, Xiaoxing; Qian, Jiayi; Zhou, Jianwen; Zhu, Wenquan&lt;/Author&gt;&lt;Year&gt;2019&lt;/Year&gt;&lt;Details&gt;&lt;_accessed&gt;64134415&lt;/_accessed&gt;&lt;_collection_scope&gt;SCI;SCIE&lt;/_collection_scope&gt;&lt;_created&gt;64134415&lt;/_created&gt;&lt;_db_updated&gt;CrossRef&lt;/_db_updated&gt;&lt;_doi&gt;10.1038/s41598-019-51029-8&lt;/_doi&gt;&lt;_impact_factor&gt;   4.379&lt;/_impact_factor&gt;&lt;_isbn&gt;2045-2322&lt;/_isbn&gt;&lt;_issue&gt;1&lt;/_issue&gt;&lt;_journal&gt;Scientific Reports&lt;/_journal&gt;&lt;_modified&gt;64134415&lt;/_modified&gt;&lt;_tertiary_title&gt;Sci Rep&lt;/_tertiary_title&gt;&lt;_url&gt;http://www.nature.com/articles/s41598-019-51029-8_x000d__x000a_http://www.nature.com/articles/s41598-019-51029-8.pdf&lt;/_url&gt;&lt;_volume&gt;9&lt;/_volume&gt;&lt;/Details&gt;&lt;Extra&gt;&lt;DBUID&gt;{E87069DB-8AE9-4435-B09B-2F8896F5ABEC}&lt;/DBUID&gt;&lt;/Extra&gt;&lt;/Item&gt;&lt;/References&gt;&lt;/Group&gt;&lt;/Citation&gt;_x000a_"/>
    <w:docVar w:name="NE.Ref{F05E69E3-B05B-4C69-BA67-0BFB50F874F2}" w:val=" ADDIN NE.Ref.{F05E69E3-B05B-4C69-BA67-0BFB50F874F2}&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306498A-DCF8-478F-A9BB-BF56F21414DE}" w:val=" ADDIN NE.Ref.{F306498A-DCF8-478F-A9BB-BF56F21414DE}&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F7003FC8-9355-461C-8565-91445BC3415B}" w:val=" ADDIN NE.Ref.{F7003FC8-9355-461C-8565-91445BC3415B}&lt;Citation&gt;&lt;Group&gt;&lt;References&gt;&lt;Item&gt;&lt;ID&gt;58&lt;/ID&gt;&lt;UID&gt;{0F9B94C3-6470-4A08-8F53-CE41D03451BF}&lt;/UID&gt;&lt;Title&gt;Development of micro- and nanorobotics: A review&lt;/Title&gt;&lt;Template&gt;Journal Article&lt;/Template&gt;&lt;Star&gt;0&lt;/Star&gt;&lt;Tag&gt;0&lt;/Tag&gt;&lt;Author&gt;Yang, Jia; Zhang, Chuang; Wang, XiaoDong; Wang, WenXue; Xi, Ning; Liu, LianQing&lt;/Author&gt;&lt;Year&gt;2019&lt;/Year&gt;&lt;Details&gt;&lt;_accessed&gt;64119835&lt;/_accessed&gt;&lt;_created&gt;64119833&lt;/_created&gt;&lt;_db_updated&gt;CrossRef&lt;/_db_updated&gt;&lt;_doi&gt;10.1007/s11431-018-9339-8&lt;/_doi&gt;&lt;_impact_factor&gt;   3.572&lt;/_impact_factor&gt;&lt;_isbn&gt;1674-7321&lt;/_isbn&gt;&lt;_issue&gt;1&lt;/_issue&gt;&lt;_journal&gt;Science China Technological Sciences&lt;/_journal&gt;&lt;_modified&gt;64119835&lt;/_modified&gt;&lt;_pages&gt;1-20&lt;/_pages&gt;&lt;_tertiary_title&gt;Sci. China Technol. Sci.&lt;/_tertiary_title&gt;&lt;_url&gt;http://link.springer.com/10.1007/s11431-018-9339-8_x000d__x000a_http://link.springer.com/content/pdf/10.1007/s11431-018-9339-8.pdf&lt;/_url&gt;&lt;_volume&gt;62&lt;/_volume&gt;&lt;/Details&gt;&lt;Extra&gt;&lt;DBUID&gt;{EA5352B2-322A-4C6D-B446-587FFF8600FC}&lt;/DBUID&gt;&lt;/Extra&gt;&lt;/Item&gt;&lt;/References&gt;&lt;/Group&gt;&lt;/Citation&gt;_x000a_"/>
    <w:docVar w:name="NE.Ref{F7091910-9E86-477E-BECE-5A3F9B60A64C}" w:val=" ADDIN NE.Ref.{F7091910-9E86-477E-BECE-5A3F9B60A64C}&lt;Citation&gt;&lt;Group&gt;&lt;References&gt;&lt;Item&gt;&lt;ID&gt;4&lt;/ID&gt;&lt;UID&gt;{B1ADD0ED-38C8-4C37-98B1-DD3A834E224D}&lt;/UID&gt;&lt;Title&gt;Self-Organization, Embodiment, and Biologically Inspired Robotics&lt;/Title&gt;&lt;Template&gt;Journal Article&lt;/Template&gt;&lt;Star&gt;0&lt;/Star&gt;&lt;Tag&gt;0&lt;/Tag&gt;&lt;Author&gt;Pfeifer, Rolf; Lungarella, Max; Iida, Fumiya&lt;/Author&gt;&lt;Year&gt;2007&lt;/Year&gt;&lt;Details&gt;&lt;_doi&gt;10.1126/science.1145803&lt;/_doi&gt;&lt;_created&gt;64120032&lt;/_created&gt;&lt;_modified&gt;64120032&lt;/_modified&gt;&lt;_url&gt;https://www.science.org/doi/10.1126/science.1145803_x000d__x000a_https://syndication.highwire.org/content/doi/10.1126/science.1145803&lt;/_url&gt;&lt;_journal&gt;Science&lt;/_journal&gt;&lt;_volume&gt;318&lt;/_volume&gt;&lt;_issue&gt;5853&lt;/_issue&gt;&lt;_pages&gt;1088-1093&lt;/_pages&gt;&lt;_tertiary_title&gt;Science&lt;/_tertiary_title&gt;&lt;_date&gt;56736000&lt;/_date&gt;&lt;_isbn&gt;0036-8075&lt;/_isbn&gt;&lt;_accessed&gt;64120032&lt;/_accessed&gt;&lt;_db_updated&gt;CrossRef&lt;/_db_updated&gt;&lt;_impact_factor&gt;  47.728&lt;/_impact_factor&gt;&lt;_collection_scope&gt;SCI;SCIE&lt;/_collection_scope&gt;&lt;/Details&gt;&lt;Extra&gt;&lt;DBUID&gt;{BF60F7C6-F156-49B0-8EE6-14AB35FDE7BF}&lt;/DBUID&gt;&lt;/Extra&gt;&lt;/Item&gt;&lt;/References&gt;&lt;/Group&gt;&lt;/Citation&gt;_x000a_"/>
    <w:docVar w:name="NE.Ref{FBD43713-3976-475D-A587-0B8802D3D876}" w:val=" ADDIN NE.Ref.{FBD43713-3976-475D-A587-0B8802D3D876}&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E6FF29C-1255-4A30-9065-DD9474FD0718}" w:val=" ADDIN NE.Ref.{FE6FF29C-1255-4A30-9065-DD9474FD0718}&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_docsoft" w:val="MSWord"/>
    <w:docVar w:name="ne_docversion" w:val="NoteExpress 2.0"/>
    <w:docVar w:name="ne_stylename" w:val="华中科技大学学报.自然科学版 New"/>
  </w:docVars>
  <w:rsids>
    <w:rsidRoot w:val="009C7C17"/>
    <w:rsid w:val="000004A3"/>
    <w:rsid w:val="0000122E"/>
    <w:rsid w:val="0000314F"/>
    <w:rsid w:val="00003269"/>
    <w:rsid w:val="000032CC"/>
    <w:rsid w:val="0000407C"/>
    <w:rsid w:val="00004757"/>
    <w:rsid w:val="00005F4A"/>
    <w:rsid w:val="0000774B"/>
    <w:rsid w:val="0001005E"/>
    <w:rsid w:val="0001029A"/>
    <w:rsid w:val="00011801"/>
    <w:rsid w:val="00012B0C"/>
    <w:rsid w:val="00012C08"/>
    <w:rsid w:val="00013324"/>
    <w:rsid w:val="00013BC8"/>
    <w:rsid w:val="0001418B"/>
    <w:rsid w:val="0001446C"/>
    <w:rsid w:val="00014EAE"/>
    <w:rsid w:val="000154A0"/>
    <w:rsid w:val="00016617"/>
    <w:rsid w:val="000166CC"/>
    <w:rsid w:val="000167C4"/>
    <w:rsid w:val="000177FC"/>
    <w:rsid w:val="00017D64"/>
    <w:rsid w:val="000211FB"/>
    <w:rsid w:val="000219F8"/>
    <w:rsid w:val="00021C41"/>
    <w:rsid w:val="000230BE"/>
    <w:rsid w:val="000251AA"/>
    <w:rsid w:val="000252F1"/>
    <w:rsid w:val="00027861"/>
    <w:rsid w:val="00027B13"/>
    <w:rsid w:val="00027E84"/>
    <w:rsid w:val="00030277"/>
    <w:rsid w:val="00030CF2"/>
    <w:rsid w:val="00031502"/>
    <w:rsid w:val="00031681"/>
    <w:rsid w:val="00032DBB"/>
    <w:rsid w:val="00032E6A"/>
    <w:rsid w:val="00033254"/>
    <w:rsid w:val="000333A9"/>
    <w:rsid w:val="000340A9"/>
    <w:rsid w:val="000371C7"/>
    <w:rsid w:val="00037571"/>
    <w:rsid w:val="00037709"/>
    <w:rsid w:val="000379EF"/>
    <w:rsid w:val="0004002C"/>
    <w:rsid w:val="000401E0"/>
    <w:rsid w:val="000408D0"/>
    <w:rsid w:val="00040F9B"/>
    <w:rsid w:val="00040FCD"/>
    <w:rsid w:val="00041804"/>
    <w:rsid w:val="000418C2"/>
    <w:rsid w:val="00041FE2"/>
    <w:rsid w:val="000446BE"/>
    <w:rsid w:val="000455A1"/>
    <w:rsid w:val="00046409"/>
    <w:rsid w:val="00046648"/>
    <w:rsid w:val="00046768"/>
    <w:rsid w:val="00047343"/>
    <w:rsid w:val="00047357"/>
    <w:rsid w:val="00047CB2"/>
    <w:rsid w:val="00047E19"/>
    <w:rsid w:val="0005008A"/>
    <w:rsid w:val="00050FE3"/>
    <w:rsid w:val="00051F95"/>
    <w:rsid w:val="00052572"/>
    <w:rsid w:val="00053818"/>
    <w:rsid w:val="00053EAA"/>
    <w:rsid w:val="00054E92"/>
    <w:rsid w:val="00054EF5"/>
    <w:rsid w:val="00055058"/>
    <w:rsid w:val="000559B9"/>
    <w:rsid w:val="000566EB"/>
    <w:rsid w:val="000567F7"/>
    <w:rsid w:val="00056BE2"/>
    <w:rsid w:val="00057586"/>
    <w:rsid w:val="000579CC"/>
    <w:rsid w:val="00060007"/>
    <w:rsid w:val="0006067C"/>
    <w:rsid w:val="00060FDB"/>
    <w:rsid w:val="00061BB2"/>
    <w:rsid w:val="00062C81"/>
    <w:rsid w:val="00063210"/>
    <w:rsid w:val="0006369F"/>
    <w:rsid w:val="00064876"/>
    <w:rsid w:val="00064C43"/>
    <w:rsid w:val="0006546F"/>
    <w:rsid w:val="00066118"/>
    <w:rsid w:val="00067390"/>
    <w:rsid w:val="00070182"/>
    <w:rsid w:val="00071219"/>
    <w:rsid w:val="00071751"/>
    <w:rsid w:val="00071950"/>
    <w:rsid w:val="000721B2"/>
    <w:rsid w:val="00072997"/>
    <w:rsid w:val="0007382B"/>
    <w:rsid w:val="00073D1A"/>
    <w:rsid w:val="00074473"/>
    <w:rsid w:val="000746D4"/>
    <w:rsid w:val="000754C0"/>
    <w:rsid w:val="0007561C"/>
    <w:rsid w:val="00076662"/>
    <w:rsid w:val="000766AF"/>
    <w:rsid w:val="00080CD4"/>
    <w:rsid w:val="000812D6"/>
    <w:rsid w:val="0008172D"/>
    <w:rsid w:val="0008217C"/>
    <w:rsid w:val="00082217"/>
    <w:rsid w:val="000822AD"/>
    <w:rsid w:val="0008241C"/>
    <w:rsid w:val="00082A2F"/>
    <w:rsid w:val="00083617"/>
    <w:rsid w:val="00084566"/>
    <w:rsid w:val="0008458F"/>
    <w:rsid w:val="000852F3"/>
    <w:rsid w:val="000853A9"/>
    <w:rsid w:val="00085B04"/>
    <w:rsid w:val="00086296"/>
    <w:rsid w:val="000863F2"/>
    <w:rsid w:val="00086D1B"/>
    <w:rsid w:val="0008703A"/>
    <w:rsid w:val="000872DA"/>
    <w:rsid w:val="000909BA"/>
    <w:rsid w:val="00091066"/>
    <w:rsid w:val="00091A9E"/>
    <w:rsid w:val="00091D04"/>
    <w:rsid w:val="00092A49"/>
    <w:rsid w:val="0009372B"/>
    <w:rsid w:val="00093975"/>
    <w:rsid w:val="00093D7E"/>
    <w:rsid w:val="0009428F"/>
    <w:rsid w:val="0009465D"/>
    <w:rsid w:val="00094AA0"/>
    <w:rsid w:val="00094F3D"/>
    <w:rsid w:val="000951E3"/>
    <w:rsid w:val="00095328"/>
    <w:rsid w:val="00095DA6"/>
    <w:rsid w:val="00096225"/>
    <w:rsid w:val="000A0855"/>
    <w:rsid w:val="000A0E6F"/>
    <w:rsid w:val="000A1830"/>
    <w:rsid w:val="000A1F32"/>
    <w:rsid w:val="000A24A4"/>
    <w:rsid w:val="000A45A1"/>
    <w:rsid w:val="000A4CA4"/>
    <w:rsid w:val="000A51E0"/>
    <w:rsid w:val="000A5A5C"/>
    <w:rsid w:val="000A5CAE"/>
    <w:rsid w:val="000A5E47"/>
    <w:rsid w:val="000B0F19"/>
    <w:rsid w:val="000B1767"/>
    <w:rsid w:val="000B205E"/>
    <w:rsid w:val="000B2DD7"/>
    <w:rsid w:val="000B3522"/>
    <w:rsid w:val="000B3775"/>
    <w:rsid w:val="000B3FA1"/>
    <w:rsid w:val="000B425C"/>
    <w:rsid w:val="000B4F72"/>
    <w:rsid w:val="000B55D7"/>
    <w:rsid w:val="000B5636"/>
    <w:rsid w:val="000B577D"/>
    <w:rsid w:val="000B5EEE"/>
    <w:rsid w:val="000B640C"/>
    <w:rsid w:val="000B65AA"/>
    <w:rsid w:val="000B6B9D"/>
    <w:rsid w:val="000B6C8F"/>
    <w:rsid w:val="000B71A6"/>
    <w:rsid w:val="000B73DE"/>
    <w:rsid w:val="000B7829"/>
    <w:rsid w:val="000B7933"/>
    <w:rsid w:val="000C0EB3"/>
    <w:rsid w:val="000C1452"/>
    <w:rsid w:val="000C2088"/>
    <w:rsid w:val="000C2635"/>
    <w:rsid w:val="000C28B3"/>
    <w:rsid w:val="000C2BDB"/>
    <w:rsid w:val="000C2D63"/>
    <w:rsid w:val="000C3234"/>
    <w:rsid w:val="000C40F8"/>
    <w:rsid w:val="000C4440"/>
    <w:rsid w:val="000C47F8"/>
    <w:rsid w:val="000C48AA"/>
    <w:rsid w:val="000C500D"/>
    <w:rsid w:val="000C7273"/>
    <w:rsid w:val="000D0920"/>
    <w:rsid w:val="000D10C0"/>
    <w:rsid w:val="000D1182"/>
    <w:rsid w:val="000D11BE"/>
    <w:rsid w:val="000D1B17"/>
    <w:rsid w:val="000D1D2B"/>
    <w:rsid w:val="000D27CB"/>
    <w:rsid w:val="000D3235"/>
    <w:rsid w:val="000D37DB"/>
    <w:rsid w:val="000D4280"/>
    <w:rsid w:val="000D45EF"/>
    <w:rsid w:val="000D47D8"/>
    <w:rsid w:val="000D50DB"/>
    <w:rsid w:val="000D6830"/>
    <w:rsid w:val="000D68B8"/>
    <w:rsid w:val="000D6DE7"/>
    <w:rsid w:val="000D721B"/>
    <w:rsid w:val="000D7F85"/>
    <w:rsid w:val="000E0558"/>
    <w:rsid w:val="000E0779"/>
    <w:rsid w:val="000E128B"/>
    <w:rsid w:val="000E21C5"/>
    <w:rsid w:val="000E3723"/>
    <w:rsid w:val="000E4A09"/>
    <w:rsid w:val="000E4F3E"/>
    <w:rsid w:val="000E5344"/>
    <w:rsid w:val="000E5CF1"/>
    <w:rsid w:val="000E675F"/>
    <w:rsid w:val="000E749C"/>
    <w:rsid w:val="000F17EF"/>
    <w:rsid w:val="000F1B8F"/>
    <w:rsid w:val="000F2589"/>
    <w:rsid w:val="000F2A3F"/>
    <w:rsid w:val="000F2C5B"/>
    <w:rsid w:val="000F2F99"/>
    <w:rsid w:val="000F48E7"/>
    <w:rsid w:val="000F5D27"/>
    <w:rsid w:val="000F6CEE"/>
    <w:rsid w:val="000F7054"/>
    <w:rsid w:val="000F73EB"/>
    <w:rsid w:val="000F7E20"/>
    <w:rsid w:val="000F7F85"/>
    <w:rsid w:val="00100873"/>
    <w:rsid w:val="001018E0"/>
    <w:rsid w:val="0010197D"/>
    <w:rsid w:val="00101E1D"/>
    <w:rsid w:val="00101FE8"/>
    <w:rsid w:val="001023F8"/>
    <w:rsid w:val="00102550"/>
    <w:rsid w:val="001028B1"/>
    <w:rsid w:val="00102A47"/>
    <w:rsid w:val="00102DB4"/>
    <w:rsid w:val="0010446E"/>
    <w:rsid w:val="001047E7"/>
    <w:rsid w:val="0010496A"/>
    <w:rsid w:val="001066ED"/>
    <w:rsid w:val="00106B47"/>
    <w:rsid w:val="001111F9"/>
    <w:rsid w:val="001112A5"/>
    <w:rsid w:val="00111D54"/>
    <w:rsid w:val="0011222F"/>
    <w:rsid w:val="00112ADE"/>
    <w:rsid w:val="001132C2"/>
    <w:rsid w:val="00113D81"/>
    <w:rsid w:val="001148D9"/>
    <w:rsid w:val="0011505C"/>
    <w:rsid w:val="0011544C"/>
    <w:rsid w:val="00116371"/>
    <w:rsid w:val="001163CD"/>
    <w:rsid w:val="00116C16"/>
    <w:rsid w:val="00117D3F"/>
    <w:rsid w:val="001200F4"/>
    <w:rsid w:val="001209DD"/>
    <w:rsid w:val="001215A6"/>
    <w:rsid w:val="0012252D"/>
    <w:rsid w:val="001225E1"/>
    <w:rsid w:val="0012285B"/>
    <w:rsid w:val="001239BA"/>
    <w:rsid w:val="001239BD"/>
    <w:rsid w:val="00123B18"/>
    <w:rsid w:val="00123CD0"/>
    <w:rsid w:val="00124036"/>
    <w:rsid w:val="00124CEB"/>
    <w:rsid w:val="001257FC"/>
    <w:rsid w:val="00126151"/>
    <w:rsid w:val="0012714F"/>
    <w:rsid w:val="00127362"/>
    <w:rsid w:val="00127546"/>
    <w:rsid w:val="001302FC"/>
    <w:rsid w:val="00130444"/>
    <w:rsid w:val="00130F0B"/>
    <w:rsid w:val="001317CA"/>
    <w:rsid w:val="00131F7E"/>
    <w:rsid w:val="001321E0"/>
    <w:rsid w:val="0013364A"/>
    <w:rsid w:val="00133BC0"/>
    <w:rsid w:val="00134AE3"/>
    <w:rsid w:val="00134F8E"/>
    <w:rsid w:val="00135673"/>
    <w:rsid w:val="00135980"/>
    <w:rsid w:val="00135DB9"/>
    <w:rsid w:val="00136236"/>
    <w:rsid w:val="0013668F"/>
    <w:rsid w:val="00136D8C"/>
    <w:rsid w:val="00137503"/>
    <w:rsid w:val="001376A5"/>
    <w:rsid w:val="00137AF7"/>
    <w:rsid w:val="001411A3"/>
    <w:rsid w:val="0014121E"/>
    <w:rsid w:val="001419E0"/>
    <w:rsid w:val="00142362"/>
    <w:rsid w:val="00142760"/>
    <w:rsid w:val="00143217"/>
    <w:rsid w:val="001439FF"/>
    <w:rsid w:val="00144BE1"/>
    <w:rsid w:val="00144F27"/>
    <w:rsid w:val="00145127"/>
    <w:rsid w:val="00145415"/>
    <w:rsid w:val="0014554E"/>
    <w:rsid w:val="001457E9"/>
    <w:rsid w:val="00145CB0"/>
    <w:rsid w:val="00145CC8"/>
    <w:rsid w:val="0014609F"/>
    <w:rsid w:val="001472CD"/>
    <w:rsid w:val="001477E1"/>
    <w:rsid w:val="00147975"/>
    <w:rsid w:val="0015074C"/>
    <w:rsid w:val="00150A9A"/>
    <w:rsid w:val="00151042"/>
    <w:rsid w:val="001511E8"/>
    <w:rsid w:val="001533A4"/>
    <w:rsid w:val="00154936"/>
    <w:rsid w:val="00154E6A"/>
    <w:rsid w:val="00155281"/>
    <w:rsid w:val="0015639A"/>
    <w:rsid w:val="00156734"/>
    <w:rsid w:val="00156CBC"/>
    <w:rsid w:val="00156F6D"/>
    <w:rsid w:val="001572E1"/>
    <w:rsid w:val="0016112E"/>
    <w:rsid w:val="00161F2F"/>
    <w:rsid w:val="00162A66"/>
    <w:rsid w:val="00163241"/>
    <w:rsid w:val="00163419"/>
    <w:rsid w:val="00163649"/>
    <w:rsid w:val="001640C8"/>
    <w:rsid w:val="0016449C"/>
    <w:rsid w:val="00164ECE"/>
    <w:rsid w:val="001658E7"/>
    <w:rsid w:val="00165D3A"/>
    <w:rsid w:val="00166A07"/>
    <w:rsid w:val="00170F38"/>
    <w:rsid w:val="00171260"/>
    <w:rsid w:val="0017141A"/>
    <w:rsid w:val="00171B8C"/>
    <w:rsid w:val="00172103"/>
    <w:rsid w:val="00172B2E"/>
    <w:rsid w:val="00173ECE"/>
    <w:rsid w:val="0017547A"/>
    <w:rsid w:val="00175F18"/>
    <w:rsid w:val="00177243"/>
    <w:rsid w:val="00177A7F"/>
    <w:rsid w:val="001805C6"/>
    <w:rsid w:val="00180CD2"/>
    <w:rsid w:val="0018146F"/>
    <w:rsid w:val="0018175B"/>
    <w:rsid w:val="0018223D"/>
    <w:rsid w:val="00182560"/>
    <w:rsid w:val="00182B9E"/>
    <w:rsid w:val="001844C3"/>
    <w:rsid w:val="0018476C"/>
    <w:rsid w:val="00184862"/>
    <w:rsid w:val="00185253"/>
    <w:rsid w:val="001901D6"/>
    <w:rsid w:val="00190FEF"/>
    <w:rsid w:val="0019151D"/>
    <w:rsid w:val="001934FE"/>
    <w:rsid w:val="00193676"/>
    <w:rsid w:val="00193711"/>
    <w:rsid w:val="00193F77"/>
    <w:rsid w:val="0019495F"/>
    <w:rsid w:val="00194BB1"/>
    <w:rsid w:val="00196E32"/>
    <w:rsid w:val="001A00AF"/>
    <w:rsid w:val="001A0675"/>
    <w:rsid w:val="001A095A"/>
    <w:rsid w:val="001A1F08"/>
    <w:rsid w:val="001A21F9"/>
    <w:rsid w:val="001A350D"/>
    <w:rsid w:val="001A3714"/>
    <w:rsid w:val="001A43FD"/>
    <w:rsid w:val="001A4DC2"/>
    <w:rsid w:val="001A562C"/>
    <w:rsid w:val="001A571F"/>
    <w:rsid w:val="001A60CA"/>
    <w:rsid w:val="001A74C1"/>
    <w:rsid w:val="001A7CBF"/>
    <w:rsid w:val="001B0FFF"/>
    <w:rsid w:val="001B1283"/>
    <w:rsid w:val="001B13A9"/>
    <w:rsid w:val="001B340E"/>
    <w:rsid w:val="001B3852"/>
    <w:rsid w:val="001B3E7D"/>
    <w:rsid w:val="001B4B96"/>
    <w:rsid w:val="001B54B9"/>
    <w:rsid w:val="001B56CA"/>
    <w:rsid w:val="001B6494"/>
    <w:rsid w:val="001B6602"/>
    <w:rsid w:val="001B6C5A"/>
    <w:rsid w:val="001B7756"/>
    <w:rsid w:val="001B7AAA"/>
    <w:rsid w:val="001C012B"/>
    <w:rsid w:val="001C19F3"/>
    <w:rsid w:val="001C2267"/>
    <w:rsid w:val="001C270B"/>
    <w:rsid w:val="001C2A52"/>
    <w:rsid w:val="001C2CC6"/>
    <w:rsid w:val="001C369D"/>
    <w:rsid w:val="001C395C"/>
    <w:rsid w:val="001C47AC"/>
    <w:rsid w:val="001C4B3F"/>
    <w:rsid w:val="001C5184"/>
    <w:rsid w:val="001C539C"/>
    <w:rsid w:val="001C56F1"/>
    <w:rsid w:val="001C6F53"/>
    <w:rsid w:val="001C7918"/>
    <w:rsid w:val="001D0BEA"/>
    <w:rsid w:val="001D1F9B"/>
    <w:rsid w:val="001D21E9"/>
    <w:rsid w:val="001D2200"/>
    <w:rsid w:val="001D2553"/>
    <w:rsid w:val="001D286B"/>
    <w:rsid w:val="001D2917"/>
    <w:rsid w:val="001D3C17"/>
    <w:rsid w:val="001D3E20"/>
    <w:rsid w:val="001D5905"/>
    <w:rsid w:val="001D6AF6"/>
    <w:rsid w:val="001D6F7F"/>
    <w:rsid w:val="001D6F9B"/>
    <w:rsid w:val="001D794F"/>
    <w:rsid w:val="001E0042"/>
    <w:rsid w:val="001E0992"/>
    <w:rsid w:val="001E12F2"/>
    <w:rsid w:val="001E2AE6"/>
    <w:rsid w:val="001E3568"/>
    <w:rsid w:val="001E37DD"/>
    <w:rsid w:val="001E409C"/>
    <w:rsid w:val="001E4491"/>
    <w:rsid w:val="001E49EE"/>
    <w:rsid w:val="001E5AED"/>
    <w:rsid w:val="001F018A"/>
    <w:rsid w:val="001F0258"/>
    <w:rsid w:val="001F144B"/>
    <w:rsid w:val="001F2200"/>
    <w:rsid w:val="001F2A90"/>
    <w:rsid w:val="001F2DE6"/>
    <w:rsid w:val="001F2FD4"/>
    <w:rsid w:val="001F329D"/>
    <w:rsid w:val="001F3788"/>
    <w:rsid w:val="001F4AF5"/>
    <w:rsid w:val="001F59A3"/>
    <w:rsid w:val="001F5B7E"/>
    <w:rsid w:val="001F5E0A"/>
    <w:rsid w:val="001F6223"/>
    <w:rsid w:val="001F622A"/>
    <w:rsid w:val="001F623D"/>
    <w:rsid w:val="001F68B9"/>
    <w:rsid w:val="001F6F7A"/>
    <w:rsid w:val="002000BE"/>
    <w:rsid w:val="0020037B"/>
    <w:rsid w:val="00201C18"/>
    <w:rsid w:val="00202C9B"/>
    <w:rsid w:val="002046E2"/>
    <w:rsid w:val="00204793"/>
    <w:rsid w:val="00204A4B"/>
    <w:rsid w:val="00205136"/>
    <w:rsid w:val="002054E7"/>
    <w:rsid w:val="0020555C"/>
    <w:rsid w:val="00205765"/>
    <w:rsid w:val="0020582F"/>
    <w:rsid w:val="00206884"/>
    <w:rsid w:val="00207A5F"/>
    <w:rsid w:val="00207DCE"/>
    <w:rsid w:val="0021039B"/>
    <w:rsid w:val="00210722"/>
    <w:rsid w:val="00210724"/>
    <w:rsid w:val="00210E49"/>
    <w:rsid w:val="00210F73"/>
    <w:rsid w:val="0021101E"/>
    <w:rsid w:val="00211370"/>
    <w:rsid w:val="00211687"/>
    <w:rsid w:val="00211803"/>
    <w:rsid w:val="00211ED7"/>
    <w:rsid w:val="002133FC"/>
    <w:rsid w:val="002135E3"/>
    <w:rsid w:val="0021368E"/>
    <w:rsid w:val="002137AC"/>
    <w:rsid w:val="002158E2"/>
    <w:rsid w:val="0021685B"/>
    <w:rsid w:val="00217BCD"/>
    <w:rsid w:val="00217F6C"/>
    <w:rsid w:val="00220691"/>
    <w:rsid w:val="00220941"/>
    <w:rsid w:val="0022104B"/>
    <w:rsid w:val="00221AF2"/>
    <w:rsid w:val="00221B0A"/>
    <w:rsid w:val="00221C51"/>
    <w:rsid w:val="0022209F"/>
    <w:rsid w:val="002223B3"/>
    <w:rsid w:val="00222CFA"/>
    <w:rsid w:val="00225951"/>
    <w:rsid w:val="002259D1"/>
    <w:rsid w:val="00227751"/>
    <w:rsid w:val="0022791F"/>
    <w:rsid w:val="002308F6"/>
    <w:rsid w:val="00230D45"/>
    <w:rsid w:val="00230EBF"/>
    <w:rsid w:val="00231006"/>
    <w:rsid w:val="0023100A"/>
    <w:rsid w:val="0023260A"/>
    <w:rsid w:val="00232984"/>
    <w:rsid w:val="0023336C"/>
    <w:rsid w:val="00234199"/>
    <w:rsid w:val="002354F3"/>
    <w:rsid w:val="002369AF"/>
    <w:rsid w:val="00236A60"/>
    <w:rsid w:val="002376D0"/>
    <w:rsid w:val="00241935"/>
    <w:rsid w:val="002419ED"/>
    <w:rsid w:val="0024281A"/>
    <w:rsid w:val="002429A7"/>
    <w:rsid w:val="00243019"/>
    <w:rsid w:val="0024309A"/>
    <w:rsid w:val="002432E6"/>
    <w:rsid w:val="00243C81"/>
    <w:rsid w:val="00244740"/>
    <w:rsid w:val="0024502F"/>
    <w:rsid w:val="002455B6"/>
    <w:rsid w:val="00247323"/>
    <w:rsid w:val="002477FF"/>
    <w:rsid w:val="00247BE7"/>
    <w:rsid w:val="0025200A"/>
    <w:rsid w:val="002523A7"/>
    <w:rsid w:val="00252E34"/>
    <w:rsid w:val="00253718"/>
    <w:rsid w:val="00253F12"/>
    <w:rsid w:val="00254B1E"/>
    <w:rsid w:val="0025574C"/>
    <w:rsid w:val="00255EC0"/>
    <w:rsid w:val="0025690E"/>
    <w:rsid w:val="002572D3"/>
    <w:rsid w:val="00257DDC"/>
    <w:rsid w:val="00257ED4"/>
    <w:rsid w:val="002604BA"/>
    <w:rsid w:val="00260D1E"/>
    <w:rsid w:val="00260EFA"/>
    <w:rsid w:val="00260FBE"/>
    <w:rsid w:val="00260FF1"/>
    <w:rsid w:val="002615EC"/>
    <w:rsid w:val="00261A4D"/>
    <w:rsid w:val="00262605"/>
    <w:rsid w:val="00262914"/>
    <w:rsid w:val="00263F9D"/>
    <w:rsid w:val="00264E18"/>
    <w:rsid w:val="0026561A"/>
    <w:rsid w:val="00265B02"/>
    <w:rsid w:val="002662E6"/>
    <w:rsid w:val="002667DF"/>
    <w:rsid w:val="00266BA2"/>
    <w:rsid w:val="0026718C"/>
    <w:rsid w:val="00267319"/>
    <w:rsid w:val="00270D72"/>
    <w:rsid w:val="002712D7"/>
    <w:rsid w:val="002713BD"/>
    <w:rsid w:val="0027197B"/>
    <w:rsid w:val="00271C63"/>
    <w:rsid w:val="00274060"/>
    <w:rsid w:val="00275319"/>
    <w:rsid w:val="00275639"/>
    <w:rsid w:val="00275A84"/>
    <w:rsid w:val="002768C0"/>
    <w:rsid w:val="00276969"/>
    <w:rsid w:val="00276A7B"/>
    <w:rsid w:val="00277B08"/>
    <w:rsid w:val="00277C54"/>
    <w:rsid w:val="0028041A"/>
    <w:rsid w:val="00281ADF"/>
    <w:rsid w:val="00281EBD"/>
    <w:rsid w:val="0028207A"/>
    <w:rsid w:val="00282460"/>
    <w:rsid w:val="00283CFD"/>
    <w:rsid w:val="002851EB"/>
    <w:rsid w:val="00286380"/>
    <w:rsid w:val="00286913"/>
    <w:rsid w:val="00286A08"/>
    <w:rsid w:val="00286BAA"/>
    <w:rsid w:val="00286E04"/>
    <w:rsid w:val="00287750"/>
    <w:rsid w:val="00287AF3"/>
    <w:rsid w:val="00290684"/>
    <w:rsid w:val="00290FB7"/>
    <w:rsid w:val="002915AB"/>
    <w:rsid w:val="00291B9A"/>
    <w:rsid w:val="00292BC3"/>
    <w:rsid w:val="002938AA"/>
    <w:rsid w:val="00293B81"/>
    <w:rsid w:val="00293FD7"/>
    <w:rsid w:val="0029417C"/>
    <w:rsid w:val="002958E7"/>
    <w:rsid w:val="00296755"/>
    <w:rsid w:val="002969BA"/>
    <w:rsid w:val="00297D56"/>
    <w:rsid w:val="002A002F"/>
    <w:rsid w:val="002A0824"/>
    <w:rsid w:val="002A0BD8"/>
    <w:rsid w:val="002A0FD3"/>
    <w:rsid w:val="002A1150"/>
    <w:rsid w:val="002A18D2"/>
    <w:rsid w:val="002A1AB7"/>
    <w:rsid w:val="002A1DAA"/>
    <w:rsid w:val="002A237E"/>
    <w:rsid w:val="002A246C"/>
    <w:rsid w:val="002A2A56"/>
    <w:rsid w:val="002A2CF2"/>
    <w:rsid w:val="002A2E91"/>
    <w:rsid w:val="002A30AB"/>
    <w:rsid w:val="002A3297"/>
    <w:rsid w:val="002A396A"/>
    <w:rsid w:val="002A42AC"/>
    <w:rsid w:val="002A443F"/>
    <w:rsid w:val="002A49FA"/>
    <w:rsid w:val="002A5BEA"/>
    <w:rsid w:val="002A5F02"/>
    <w:rsid w:val="002A63BE"/>
    <w:rsid w:val="002A6ED2"/>
    <w:rsid w:val="002A6F6F"/>
    <w:rsid w:val="002A7D2E"/>
    <w:rsid w:val="002B0B16"/>
    <w:rsid w:val="002B0CAD"/>
    <w:rsid w:val="002B2404"/>
    <w:rsid w:val="002B2BD1"/>
    <w:rsid w:val="002B3942"/>
    <w:rsid w:val="002B396A"/>
    <w:rsid w:val="002B4237"/>
    <w:rsid w:val="002B4833"/>
    <w:rsid w:val="002B53DD"/>
    <w:rsid w:val="002B5662"/>
    <w:rsid w:val="002B5B0A"/>
    <w:rsid w:val="002B64DB"/>
    <w:rsid w:val="002B7009"/>
    <w:rsid w:val="002B78CE"/>
    <w:rsid w:val="002B794C"/>
    <w:rsid w:val="002B7BB5"/>
    <w:rsid w:val="002C0AE9"/>
    <w:rsid w:val="002C1C4A"/>
    <w:rsid w:val="002C21B6"/>
    <w:rsid w:val="002C3BC4"/>
    <w:rsid w:val="002C40D4"/>
    <w:rsid w:val="002C554E"/>
    <w:rsid w:val="002C5E63"/>
    <w:rsid w:val="002C600F"/>
    <w:rsid w:val="002C61C8"/>
    <w:rsid w:val="002C6561"/>
    <w:rsid w:val="002C7313"/>
    <w:rsid w:val="002C73A1"/>
    <w:rsid w:val="002D01F5"/>
    <w:rsid w:val="002D056E"/>
    <w:rsid w:val="002D16FA"/>
    <w:rsid w:val="002D2B79"/>
    <w:rsid w:val="002D2BAB"/>
    <w:rsid w:val="002D394F"/>
    <w:rsid w:val="002D39BE"/>
    <w:rsid w:val="002D4553"/>
    <w:rsid w:val="002D54BD"/>
    <w:rsid w:val="002D5CB6"/>
    <w:rsid w:val="002D6658"/>
    <w:rsid w:val="002D6BE1"/>
    <w:rsid w:val="002D783F"/>
    <w:rsid w:val="002E0578"/>
    <w:rsid w:val="002E353A"/>
    <w:rsid w:val="002E440B"/>
    <w:rsid w:val="002E5091"/>
    <w:rsid w:val="002E5BDD"/>
    <w:rsid w:val="002E5DCA"/>
    <w:rsid w:val="002E69C3"/>
    <w:rsid w:val="002E7EED"/>
    <w:rsid w:val="002F21EA"/>
    <w:rsid w:val="002F24BE"/>
    <w:rsid w:val="002F5AA6"/>
    <w:rsid w:val="002F703B"/>
    <w:rsid w:val="002F7499"/>
    <w:rsid w:val="002F7EBA"/>
    <w:rsid w:val="0030089E"/>
    <w:rsid w:val="00301368"/>
    <w:rsid w:val="00301ECE"/>
    <w:rsid w:val="00302003"/>
    <w:rsid w:val="00303930"/>
    <w:rsid w:val="0030489C"/>
    <w:rsid w:val="0030508C"/>
    <w:rsid w:val="00305264"/>
    <w:rsid w:val="00305E5E"/>
    <w:rsid w:val="0030653E"/>
    <w:rsid w:val="0030688D"/>
    <w:rsid w:val="00307C59"/>
    <w:rsid w:val="00311DAB"/>
    <w:rsid w:val="00312046"/>
    <w:rsid w:val="00312D7D"/>
    <w:rsid w:val="00313157"/>
    <w:rsid w:val="003136FC"/>
    <w:rsid w:val="003137C7"/>
    <w:rsid w:val="00313A46"/>
    <w:rsid w:val="00314CA9"/>
    <w:rsid w:val="00316ADA"/>
    <w:rsid w:val="00317F09"/>
    <w:rsid w:val="003209BB"/>
    <w:rsid w:val="003211E2"/>
    <w:rsid w:val="00321210"/>
    <w:rsid w:val="00321753"/>
    <w:rsid w:val="003220C3"/>
    <w:rsid w:val="003220D6"/>
    <w:rsid w:val="003236C1"/>
    <w:rsid w:val="0032434B"/>
    <w:rsid w:val="00324B20"/>
    <w:rsid w:val="003279A1"/>
    <w:rsid w:val="00330176"/>
    <w:rsid w:val="00330752"/>
    <w:rsid w:val="0033083D"/>
    <w:rsid w:val="00330C9F"/>
    <w:rsid w:val="00330F58"/>
    <w:rsid w:val="003315E3"/>
    <w:rsid w:val="003324E8"/>
    <w:rsid w:val="00334B5B"/>
    <w:rsid w:val="00334BC1"/>
    <w:rsid w:val="00334D80"/>
    <w:rsid w:val="00335C07"/>
    <w:rsid w:val="00336172"/>
    <w:rsid w:val="00337D24"/>
    <w:rsid w:val="00337F67"/>
    <w:rsid w:val="00340203"/>
    <w:rsid w:val="00340987"/>
    <w:rsid w:val="00340D91"/>
    <w:rsid w:val="00340F44"/>
    <w:rsid w:val="0034139F"/>
    <w:rsid w:val="00341A99"/>
    <w:rsid w:val="00341DB0"/>
    <w:rsid w:val="003421D9"/>
    <w:rsid w:val="003428E2"/>
    <w:rsid w:val="00342B7F"/>
    <w:rsid w:val="00343250"/>
    <w:rsid w:val="00343744"/>
    <w:rsid w:val="00343877"/>
    <w:rsid w:val="00343DE7"/>
    <w:rsid w:val="00344107"/>
    <w:rsid w:val="003452F4"/>
    <w:rsid w:val="00345498"/>
    <w:rsid w:val="00345CBC"/>
    <w:rsid w:val="00346015"/>
    <w:rsid w:val="00346B05"/>
    <w:rsid w:val="00346C04"/>
    <w:rsid w:val="003472DF"/>
    <w:rsid w:val="0034748E"/>
    <w:rsid w:val="00350355"/>
    <w:rsid w:val="00350FBA"/>
    <w:rsid w:val="00351509"/>
    <w:rsid w:val="0035289D"/>
    <w:rsid w:val="0035293F"/>
    <w:rsid w:val="00352B4F"/>
    <w:rsid w:val="00352FA5"/>
    <w:rsid w:val="003539AB"/>
    <w:rsid w:val="00353B31"/>
    <w:rsid w:val="0035473A"/>
    <w:rsid w:val="00354C1D"/>
    <w:rsid w:val="00354DDE"/>
    <w:rsid w:val="00355E3A"/>
    <w:rsid w:val="003565C9"/>
    <w:rsid w:val="00356B5B"/>
    <w:rsid w:val="00356BD2"/>
    <w:rsid w:val="00356D0D"/>
    <w:rsid w:val="00356E79"/>
    <w:rsid w:val="003573E1"/>
    <w:rsid w:val="003601E9"/>
    <w:rsid w:val="0036074E"/>
    <w:rsid w:val="00361AF7"/>
    <w:rsid w:val="00362FD4"/>
    <w:rsid w:val="0036346B"/>
    <w:rsid w:val="00363C27"/>
    <w:rsid w:val="00363F18"/>
    <w:rsid w:val="003651D2"/>
    <w:rsid w:val="003654B6"/>
    <w:rsid w:val="003660CD"/>
    <w:rsid w:val="00366572"/>
    <w:rsid w:val="0036715B"/>
    <w:rsid w:val="0036720A"/>
    <w:rsid w:val="00367AC6"/>
    <w:rsid w:val="003711FD"/>
    <w:rsid w:val="003716AD"/>
    <w:rsid w:val="003720E3"/>
    <w:rsid w:val="00372232"/>
    <w:rsid w:val="003724A7"/>
    <w:rsid w:val="00372AA6"/>
    <w:rsid w:val="00372F3C"/>
    <w:rsid w:val="003731DF"/>
    <w:rsid w:val="0037416A"/>
    <w:rsid w:val="003742F2"/>
    <w:rsid w:val="003742F3"/>
    <w:rsid w:val="003752FD"/>
    <w:rsid w:val="00375C32"/>
    <w:rsid w:val="003769B4"/>
    <w:rsid w:val="0037749F"/>
    <w:rsid w:val="00377883"/>
    <w:rsid w:val="003805EA"/>
    <w:rsid w:val="0038091D"/>
    <w:rsid w:val="00380E1F"/>
    <w:rsid w:val="00381DB7"/>
    <w:rsid w:val="00381F89"/>
    <w:rsid w:val="003821FF"/>
    <w:rsid w:val="0038279C"/>
    <w:rsid w:val="00382BD8"/>
    <w:rsid w:val="00383AFE"/>
    <w:rsid w:val="00383BF9"/>
    <w:rsid w:val="00383D75"/>
    <w:rsid w:val="00384AFE"/>
    <w:rsid w:val="00385C31"/>
    <w:rsid w:val="00386472"/>
    <w:rsid w:val="00386714"/>
    <w:rsid w:val="003869EC"/>
    <w:rsid w:val="00387C2C"/>
    <w:rsid w:val="003901BB"/>
    <w:rsid w:val="00390543"/>
    <w:rsid w:val="003909E8"/>
    <w:rsid w:val="003914FD"/>
    <w:rsid w:val="003915B5"/>
    <w:rsid w:val="00391B46"/>
    <w:rsid w:val="00391EEF"/>
    <w:rsid w:val="00392558"/>
    <w:rsid w:val="00392A14"/>
    <w:rsid w:val="0039454C"/>
    <w:rsid w:val="0039688F"/>
    <w:rsid w:val="00397965"/>
    <w:rsid w:val="003A01FE"/>
    <w:rsid w:val="003A0C7B"/>
    <w:rsid w:val="003A1187"/>
    <w:rsid w:val="003A1C30"/>
    <w:rsid w:val="003A1CA9"/>
    <w:rsid w:val="003A3C66"/>
    <w:rsid w:val="003A3D3E"/>
    <w:rsid w:val="003A3D7A"/>
    <w:rsid w:val="003A44C3"/>
    <w:rsid w:val="003A6623"/>
    <w:rsid w:val="003A690F"/>
    <w:rsid w:val="003A6BEB"/>
    <w:rsid w:val="003A6FCA"/>
    <w:rsid w:val="003A7993"/>
    <w:rsid w:val="003A7A38"/>
    <w:rsid w:val="003B0463"/>
    <w:rsid w:val="003B0D5B"/>
    <w:rsid w:val="003B18A9"/>
    <w:rsid w:val="003B1B89"/>
    <w:rsid w:val="003B20A5"/>
    <w:rsid w:val="003B2E3E"/>
    <w:rsid w:val="003B4F46"/>
    <w:rsid w:val="003B6069"/>
    <w:rsid w:val="003B6A24"/>
    <w:rsid w:val="003B6C6C"/>
    <w:rsid w:val="003B774C"/>
    <w:rsid w:val="003B78DC"/>
    <w:rsid w:val="003B7F9E"/>
    <w:rsid w:val="003C02A6"/>
    <w:rsid w:val="003C0A8B"/>
    <w:rsid w:val="003C0E1F"/>
    <w:rsid w:val="003C151C"/>
    <w:rsid w:val="003C18C3"/>
    <w:rsid w:val="003C1906"/>
    <w:rsid w:val="003C1BF2"/>
    <w:rsid w:val="003C2998"/>
    <w:rsid w:val="003C384B"/>
    <w:rsid w:val="003C3CC5"/>
    <w:rsid w:val="003C3E5F"/>
    <w:rsid w:val="003C4941"/>
    <w:rsid w:val="003C5C6F"/>
    <w:rsid w:val="003C6034"/>
    <w:rsid w:val="003C60D7"/>
    <w:rsid w:val="003C67C7"/>
    <w:rsid w:val="003C6839"/>
    <w:rsid w:val="003C6898"/>
    <w:rsid w:val="003C6D58"/>
    <w:rsid w:val="003C70E9"/>
    <w:rsid w:val="003C7322"/>
    <w:rsid w:val="003D019C"/>
    <w:rsid w:val="003D0B0F"/>
    <w:rsid w:val="003D4971"/>
    <w:rsid w:val="003D541D"/>
    <w:rsid w:val="003D57BC"/>
    <w:rsid w:val="003D5E2C"/>
    <w:rsid w:val="003D6819"/>
    <w:rsid w:val="003D68D4"/>
    <w:rsid w:val="003D6A2B"/>
    <w:rsid w:val="003D78ED"/>
    <w:rsid w:val="003D7905"/>
    <w:rsid w:val="003D7F0B"/>
    <w:rsid w:val="003E1BA2"/>
    <w:rsid w:val="003E1D15"/>
    <w:rsid w:val="003E271D"/>
    <w:rsid w:val="003E3280"/>
    <w:rsid w:val="003E382A"/>
    <w:rsid w:val="003E3BEC"/>
    <w:rsid w:val="003E3D5B"/>
    <w:rsid w:val="003E405F"/>
    <w:rsid w:val="003E4620"/>
    <w:rsid w:val="003E4C13"/>
    <w:rsid w:val="003E526F"/>
    <w:rsid w:val="003E5AB3"/>
    <w:rsid w:val="003E6652"/>
    <w:rsid w:val="003F116A"/>
    <w:rsid w:val="003F125D"/>
    <w:rsid w:val="003F150A"/>
    <w:rsid w:val="003F1AD5"/>
    <w:rsid w:val="003F1F17"/>
    <w:rsid w:val="003F2B37"/>
    <w:rsid w:val="003F31AE"/>
    <w:rsid w:val="003F3621"/>
    <w:rsid w:val="003F4245"/>
    <w:rsid w:val="003F4C2B"/>
    <w:rsid w:val="003F4E9C"/>
    <w:rsid w:val="003F5B12"/>
    <w:rsid w:val="003F6421"/>
    <w:rsid w:val="003F64C1"/>
    <w:rsid w:val="0040047D"/>
    <w:rsid w:val="00400988"/>
    <w:rsid w:val="00400CFD"/>
    <w:rsid w:val="00401F00"/>
    <w:rsid w:val="00401F14"/>
    <w:rsid w:val="00402226"/>
    <w:rsid w:val="0040234F"/>
    <w:rsid w:val="00402A13"/>
    <w:rsid w:val="00403D2A"/>
    <w:rsid w:val="00404B9E"/>
    <w:rsid w:val="00404EB4"/>
    <w:rsid w:val="00404F17"/>
    <w:rsid w:val="00406A26"/>
    <w:rsid w:val="00407162"/>
    <w:rsid w:val="004071E0"/>
    <w:rsid w:val="0040751C"/>
    <w:rsid w:val="00407A0E"/>
    <w:rsid w:val="00407E7B"/>
    <w:rsid w:val="00407FC3"/>
    <w:rsid w:val="00410DF4"/>
    <w:rsid w:val="00410F73"/>
    <w:rsid w:val="004118D2"/>
    <w:rsid w:val="00411FAB"/>
    <w:rsid w:val="00412263"/>
    <w:rsid w:val="00412379"/>
    <w:rsid w:val="0041326D"/>
    <w:rsid w:val="00413591"/>
    <w:rsid w:val="00413E89"/>
    <w:rsid w:val="004146FC"/>
    <w:rsid w:val="00414833"/>
    <w:rsid w:val="00414AD0"/>
    <w:rsid w:val="00415435"/>
    <w:rsid w:val="004154D6"/>
    <w:rsid w:val="0041606B"/>
    <w:rsid w:val="00416343"/>
    <w:rsid w:val="00416DC2"/>
    <w:rsid w:val="0041724F"/>
    <w:rsid w:val="00420E71"/>
    <w:rsid w:val="004214AE"/>
    <w:rsid w:val="00421660"/>
    <w:rsid w:val="0042173F"/>
    <w:rsid w:val="00421BDA"/>
    <w:rsid w:val="00421F98"/>
    <w:rsid w:val="00422177"/>
    <w:rsid w:val="0042452E"/>
    <w:rsid w:val="004249E2"/>
    <w:rsid w:val="00425348"/>
    <w:rsid w:val="00425F8B"/>
    <w:rsid w:val="00430CBD"/>
    <w:rsid w:val="00430E11"/>
    <w:rsid w:val="00431353"/>
    <w:rsid w:val="00431511"/>
    <w:rsid w:val="00431573"/>
    <w:rsid w:val="004331F1"/>
    <w:rsid w:val="00433395"/>
    <w:rsid w:val="00433D32"/>
    <w:rsid w:val="0043446C"/>
    <w:rsid w:val="0043549A"/>
    <w:rsid w:val="004354F7"/>
    <w:rsid w:val="00435668"/>
    <w:rsid w:val="00435EC8"/>
    <w:rsid w:val="0043623B"/>
    <w:rsid w:val="00436541"/>
    <w:rsid w:val="004367BC"/>
    <w:rsid w:val="00437929"/>
    <w:rsid w:val="00437E9C"/>
    <w:rsid w:val="004401EE"/>
    <w:rsid w:val="0044029F"/>
    <w:rsid w:val="00441015"/>
    <w:rsid w:val="00441528"/>
    <w:rsid w:val="0044182F"/>
    <w:rsid w:val="00443116"/>
    <w:rsid w:val="004431F5"/>
    <w:rsid w:val="00443278"/>
    <w:rsid w:val="00445463"/>
    <w:rsid w:val="00447042"/>
    <w:rsid w:val="004474A6"/>
    <w:rsid w:val="00447D11"/>
    <w:rsid w:val="00447EB5"/>
    <w:rsid w:val="004505CC"/>
    <w:rsid w:val="004509DC"/>
    <w:rsid w:val="00451086"/>
    <w:rsid w:val="00451D8C"/>
    <w:rsid w:val="00451E0C"/>
    <w:rsid w:val="00452177"/>
    <w:rsid w:val="0045307B"/>
    <w:rsid w:val="004537E8"/>
    <w:rsid w:val="0045395C"/>
    <w:rsid w:val="00453AAB"/>
    <w:rsid w:val="00453EEB"/>
    <w:rsid w:val="00454821"/>
    <w:rsid w:val="0045520B"/>
    <w:rsid w:val="00455E9D"/>
    <w:rsid w:val="00456BF7"/>
    <w:rsid w:val="00457998"/>
    <w:rsid w:val="00457EE8"/>
    <w:rsid w:val="0046029E"/>
    <w:rsid w:val="00462BD4"/>
    <w:rsid w:val="00462F33"/>
    <w:rsid w:val="00463B38"/>
    <w:rsid w:val="00463D26"/>
    <w:rsid w:val="00464338"/>
    <w:rsid w:val="004650DC"/>
    <w:rsid w:val="00465A37"/>
    <w:rsid w:val="00466212"/>
    <w:rsid w:val="00466852"/>
    <w:rsid w:val="00466F49"/>
    <w:rsid w:val="004678E0"/>
    <w:rsid w:val="0047138C"/>
    <w:rsid w:val="0047163E"/>
    <w:rsid w:val="00472BD6"/>
    <w:rsid w:val="0047315F"/>
    <w:rsid w:val="00473183"/>
    <w:rsid w:val="0047329C"/>
    <w:rsid w:val="0047394A"/>
    <w:rsid w:val="00475A48"/>
    <w:rsid w:val="00475FB0"/>
    <w:rsid w:val="004773C4"/>
    <w:rsid w:val="00481197"/>
    <w:rsid w:val="0048122B"/>
    <w:rsid w:val="00481791"/>
    <w:rsid w:val="00482C16"/>
    <w:rsid w:val="0048333C"/>
    <w:rsid w:val="00484087"/>
    <w:rsid w:val="0048425E"/>
    <w:rsid w:val="004859F3"/>
    <w:rsid w:val="00485B3E"/>
    <w:rsid w:val="00485FD4"/>
    <w:rsid w:val="00486469"/>
    <w:rsid w:val="004864FC"/>
    <w:rsid w:val="004865E0"/>
    <w:rsid w:val="0048686E"/>
    <w:rsid w:val="00486C92"/>
    <w:rsid w:val="004875E8"/>
    <w:rsid w:val="00487AC1"/>
    <w:rsid w:val="0049041A"/>
    <w:rsid w:val="004904F7"/>
    <w:rsid w:val="00490A2E"/>
    <w:rsid w:val="00490FEC"/>
    <w:rsid w:val="0049129D"/>
    <w:rsid w:val="00491368"/>
    <w:rsid w:val="0049158E"/>
    <w:rsid w:val="00491AC4"/>
    <w:rsid w:val="00492057"/>
    <w:rsid w:val="004921F0"/>
    <w:rsid w:val="0049220D"/>
    <w:rsid w:val="00492B38"/>
    <w:rsid w:val="00493C10"/>
    <w:rsid w:val="00494101"/>
    <w:rsid w:val="004944AB"/>
    <w:rsid w:val="00494EBB"/>
    <w:rsid w:val="0049505C"/>
    <w:rsid w:val="004954F7"/>
    <w:rsid w:val="00495CE4"/>
    <w:rsid w:val="00495D0A"/>
    <w:rsid w:val="00496164"/>
    <w:rsid w:val="00496E3B"/>
    <w:rsid w:val="00497111"/>
    <w:rsid w:val="00497DA9"/>
    <w:rsid w:val="004A123E"/>
    <w:rsid w:val="004A1A6A"/>
    <w:rsid w:val="004A1B94"/>
    <w:rsid w:val="004A1BB9"/>
    <w:rsid w:val="004A2C3C"/>
    <w:rsid w:val="004A367B"/>
    <w:rsid w:val="004A374E"/>
    <w:rsid w:val="004A49CD"/>
    <w:rsid w:val="004A4BD2"/>
    <w:rsid w:val="004A4E22"/>
    <w:rsid w:val="004A516B"/>
    <w:rsid w:val="004A6707"/>
    <w:rsid w:val="004A6B49"/>
    <w:rsid w:val="004A6B6B"/>
    <w:rsid w:val="004A6D4B"/>
    <w:rsid w:val="004A6DB4"/>
    <w:rsid w:val="004A6FBB"/>
    <w:rsid w:val="004B0836"/>
    <w:rsid w:val="004B0B1B"/>
    <w:rsid w:val="004B0CA3"/>
    <w:rsid w:val="004B1169"/>
    <w:rsid w:val="004B1312"/>
    <w:rsid w:val="004B1EA2"/>
    <w:rsid w:val="004B293D"/>
    <w:rsid w:val="004B2D2C"/>
    <w:rsid w:val="004B3BB0"/>
    <w:rsid w:val="004B476F"/>
    <w:rsid w:val="004B5194"/>
    <w:rsid w:val="004B691F"/>
    <w:rsid w:val="004B6926"/>
    <w:rsid w:val="004B6B73"/>
    <w:rsid w:val="004B70E5"/>
    <w:rsid w:val="004B7972"/>
    <w:rsid w:val="004B7A07"/>
    <w:rsid w:val="004B7B89"/>
    <w:rsid w:val="004C048D"/>
    <w:rsid w:val="004C09D5"/>
    <w:rsid w:val="004C0E53"/>
    <w:rsid w:val="004C0F08"/>
    <w:rsid w:val="004C120E"/>
    <w:rsid w:val="004C28A1"/>
    <w:rsid w:val="004C2E3D"/>
    <w:rsid w:val="004C37F7"/>
    <w:rsid w:val="004C53D1"/>
    <w:rsid w:val="004C58DF"/>
    <w:rsid w:val="004C6965"/>
    <w:rsid w:val="004C6C3E"/>
    <w:rsid w:val="004C798E"/>
    <w:rsid w:val="004D0439"/>
    <w:rsid w:val="004D12EA"/>
    <w:rsid w:val="004D1424"/>
    <w:rsid w:val="004D1EEA"/>
    <w:rsid w:val="004D2674"/>
    <w:rsid w:val="004D2B8E"/>
    <w:rsid w:val="004D4832"/>
    <w:rsid w:val="004D5239"/>
    <w:rsid w:val="004D5FD4"/>
    <w:rsid w:val="004D664B"/>
    <w:rsid w:val="004D668B"/>
    <w:rsid w:val="004D6F78"/>
    <w:rsid w:val="004D76EE"/>
    <w:rsid w:val="004D7803"/>
    <w:rsid w:val="004D7B39"/>
    <w:rsid w:val="004D7B3A"/>
    <w:rsid w:val="004E0A32"/>
    <w:rsid w:val="004E0E92"/>
    <w:rsid w:val="004E0EB3"/>
    <w:rsid w:val="004E1E4F"/>
    <w:rsid w:val="004E31A9"/>
    <w:rsid w:val="004E3A7F"/>
    <w:rsid w:val="004E4F82"/>
    <w:rsid w:val="004E575F"/>
    <w:rsid w:val="004E578F"/>
    <w:rsid w:val="004E5975"/>
    <w:rsid w:val="004E5EF4"/>
    <w:rsid w:val="004E65A3"/>
    <w:rsid w:val="004F0306"/>
    <w:rsid w:val="004F183B"/>
    <w:rsid w:val="004F1EA6"/>
    <w:rsid w:val="004F2339"/>
    <w:rsid w:val="004F25CC"/>
    <w:rsid w:val="004F3DEE"/>
    <w:rsid w:val="004F4DF6"/>
    <w:rsid w:val="004F59B7"/>
    <w:rsid w:val="004F6AF0"/>
    <w:rsid w:val="004F7296"/>
    <w:rsid w:val="004F72DF"/>
    <w:rsid w:val="004F7355"/>
    <w:rsid w:val="004F75DF"/>
    <w:rsid w:val="004F7A19"/>
    <w:rsid w:val="00500A32"/>
    <w:rsid w:val="0050163C"/>
    <w:rsid w:val="005016D6"/>
    <w:rsid w:val="005029ED"/>
    <w:rsid w:val="0050354A"/>
    <w:rsid w:val="00503D9C"/>
    <w:rsid w:val="005050DA"/>
    <w:rsid w:val="00505EF4"/>
    <w:rsid w:val="005069D5"/>
    <w:rsid w:val="00507E69"/>
    <w:rsid w:val="005106D3"/>
    <w:rsid w:val="0051183E"/>
    <w:rsid w:val="00511895"/>
    <w:rsid w:val="00512468"/>
    <w:rsid w:val="00512544"/>
    <w:rsid w:val="0051276C"/>
    <w:rsid w:val="00513385"/>
    <w:rsid w:val="005148B6"/>
    <w:rsid w:val="00514BDF"/>
    <w:rsid w:val="00514C43"/>
    <w:rsid w:val="0051508F"/>
    <w:rsid w:val="005155D7"/>
    <w:rsid w:val="005156D9"/>
    <w:rsid w:val="00517244"/>
    <w:rsid w:val="00517794"/>
    <w:rsid w:val="005179E3"/>
    <w:rsid w:val="00520290"/>
    <w:rsid w:val="005211D5"/>
    <w:rsid w:val="00521DC4"/>
    <w:rsid w:val="00522853"/>
    <w:rsid w:val="00523012"/>
    <w:rsid w:val="00523297"/>
    <w:rsid w:val="005239B4"/>
    <w:rsid w:val="00523E5D"/>
    <w:rsid w:val="005250AC"/>
    <w:rsid w:val="005255AD"/>
    <w:rsid w:val="005259B3"/>
    <w:rsid w:val="00525BCF"/>
    <w:rsid w:val="005260AD"/>
    <w:rsid w:val="00526583"/>
    <w:rsid w:val="0052682E"/>
    <w:rsid w:val="0052688B"/>
    <w:rsid w:val="005268CA"/>
    <w:rsid w:val="005268FD"/>
    <w:rsid w:val="00526ED9"/>
    <w:rsid w:val="00527887"/>
    <w:rsid w:val="0053081F"/>
    <w:rsid w:val="00533366"/>
    <w:rsid w:val="00535ECA"/>
    <w:rsid w:val="005365AF"/>
    <w:rsid w:val="00536AB2"/>
    <w:rsid w:val="00536DB5"/>
    <w:rsid w:val="0053752B"/>
    <w:rsid w:val="00537713"/>
    <w:rsid w:val="0054113D"/>
    <w:rsid w:val="0054125D"/>
    <w:rsid w:val="005417D7"/>
    <w:rsid w:val="00541A5C"/>
    <w:rsid w:val="0054211D"/>
    <w:rsid w:val="005424DB"/>
    <w:rsid w:val="00542B7E"/>
    <w:rsid w:val="0054345D"/>
    <w:rsid w:val="0054410C"/>
    <w:rsid w:val="0054439E"/>
    <w:rsid w:val="00544D80"/>
    <w:rsid w:val="005451E4"/>
    <w:rsid w:val="0054547D"/>
    <w:rsid w:val="00546697"/>
    <w:rsid w:val="00547469"/>
    <w:rsid w:val="005474F8"/>
    <w:rsid w:val="00547527"/>
    <w:rsid w:val="00550365"/>
    <w:rsid w:val="005503B8"/>
    <w:rsid w:val="00550989"/>
    <w:rsid w:val="00550D07"/>
    <w:rsid w:val="005520E5"/>
    <w:rsid w:val="0055283A"/>
    <w:rsid w:val="00552A10"/>
    <w:rsid w:val="00552CBA"/>
    <w:rsid w:val="005534A7"/>
    <w:rsid w:val="005535C9"/>
    <w:rsid w:val="00553ACB"/>
    <w:rsid w:val="005542B2"/>
    <w:rsid w:val="005542F3"/>
    <w:rsid w:val="0055454A"/>
    <w:rsid w:val="00554747"/>
    <w:rsid w:val="00554FDC"/>
    <w:rsid w:val="00556139"/>
    <w:rsid w:val="0055613B"/>
    <w:rsid w:val="005561AA"/>
    <w:rsid w:val="005561F7"/>
    <w:rsid w:val="00556731"/>
    <w:rsid w:val="00556E75"/>
    <w:rsid w:val="00557B92"/>
    <w:rsid w:val="005606C3"/>
    <w:rsid w:val="00560DB6"/>
    <w:rsid w:val="00561988"/>
    <w:rsid w:val="005619FB"/>
    <w:rsid w:val="00561AA1"/>
    <w:rsid w:val="00562119"/>
    <w:rsid w:val="00562E14"/>
    <w:rsid w:val="00563E0A"/>
    <w:rsid w:val="00564CEA"/>
    <w:rsid w:val="0056538E"/>
    <w:rsid w:val="0056591C"/>
    <w:rsid w:val="00565D23"/>
    <w:rsid w:val="00565F6A"/>
    <w:rsid w:val="0056755A"/>
    <w:rsid w:val="00567843"/>
    <w:rsid w:val="0057093A"/>
    <w:rsid w:val="00570CFC"/>
    <w:rsid w:val="00570FC8"/>
    <w:rsid w:val="005727F1"/>
    <w:rsid w:val="005729DD"/>
    <w:rsid w:val="00573B07"/>
    <w:rsid w:val="0057499F"/>
    <w:rsid w:val="00574FF2"/>
    <w:rsid w:val="00575BE9"/>
    <w:rsid w:val="005760CC"/>
    <w:rsid w:val="00576202"/>
    <w:rsid w:val="0057714F"/>
    <w:rsid w:val="0057752F"/>
    <w:rsid w:val="00580290"/>
    <w:rsid w:val="00580FAA"/>
    <w:rsid w:val="00581324"/>
    <w:rsid w:val="00581747"/>
    <w:rsid w:val="00581951"/>
    <w:rsid w:val="0058254E"/>
    <w:rsid w:val="005827B3"/>
    <w:rsid w:val="00583198"/>
    <w:rsid w:val="0058390C"/>
    <w:rsid w:val="00584658"/>
    <w:rsid w:val="0058587A"/>
    <w:rsid w:val="00585CC9"/>
    <w:rsid w:val="00587497"/>
    <w:rsid w:val="00587BD6"/>
    <w:rsid w:val="00587DEF"/>
    <w:rsid w:val="00587E10"/>
    <w:rsid w:val="00590EB7"/>
    <w:rsid w:val="00591A6D"/>
    <w:rsid w:val="0059253C"/>
    <w:rsid w:val="00592FCF"/>
    <w:rsid w:val="00594582"/>
    <w:rsid w:val="00594C25"/>
    <w:rsid w:val="005953C0"/>
    <w:rsid w:val="00595AB2"/>
    <w:rsid w:val="005960BF"/>
    <w:rsid w:val="0059615B"/>
    <w:rsid w:val="0059671C"/>
    <w:rsid w:val="0059705D"/>
    <w:rsid w:val="005978E9"/>
    <w:rsid w:val="00597FA8"/>
    <w:rsid w:val="005A019D"/>
    <w:rsid w:val="005A02F1"/>
    <w:rsid w:val="005A089C"/>
    <w:rsid w:val="005A154F"/>
    <w:rsid w:val="005A1945"/>
    <w:rsid w:val="005A2035"/>
    <w:rsid w:val="005A22FD"/>
    <w:rsid w:val="005A3051"/>
    <w:rsid w:val="005A421E"/>
    <w:rsid w:val="005A430B"/>
    <w:rsid w:val="005A47F4"/>
    <w:rsid w:val="005A482C"/>
    <w:rsid w:val="005A5694"/>
    <w:rsid w:val="005A6148"/>
    <w:rsid w:val="005A6169"/>
    <w:rsid w:val="005A6376"/>
    <w:rsid w:val="005A6477"/>
    <w:rsid w:val="005A696D"/>
    <w:rsid w:val="005A73D2"/>
    <w:rsid w:val="005A7461"/>
    <w:rsid w:val="005A7CA0"/>
    <w:rsid w:val="005A7CB2"/>
    <w:rsid w:val="005B0579"/>
    <w:rsid w:val="005B0B2B"/>
    <w:rsid w:val="005B0E60"/>
    <w:rsid w:val="005B18F7"/>
    <w:rsid w:val="005B2B48"/>
    <w:rsid w:val="005B2B69"/>
    <w:rsid w:val="005B3717"/>
    <w:rsid w:val="005B3BF4"/>
    <w:rsid w:val="005B3F41"/>
    <w:rsid w:val="005B40F7"/>
    <w:rsid w:val="005B4741"/>
    <w:rsid w:val="005B5699"/>
    <w:rsid w:val="005B5A6E"/>
    <w:rsid w:val="005B6D25"/>
    <w:rsid w:val="005B6F19"/>
    <w:rsid w:val="005B7A73"/>
    <w:rsid w:val="005B7E93"/>
    <w:rsid w:val="005C0D14"/>
    <w:rsid w:val="005C189E"/>
    <w:rsid w:val="005C1A43"/>
    <w:rsid w:val="005C1A56"/>
    <w:rsid w:val="005C1CDE"/>
    <w:rsid w:val="005C330A"/>
    <w:rsid w:val="005C33AB"/>
    <w:rsid w:val="005C440F"/>
    <w:rsid w:val="005C457B"/>
    <w:rsid w:val="005C45F1"/>
    <w:rsid w:val="005C468B"/>
    <w:rsid w:val="005C6777"/>
    <w:rsid w:val="005C68AC"/>
    <w:rsid w:val="005C6C3D"/>
    <w:rsid w:val="005C7407"/>
    <w:rsid w:val="005D0071"/>
    <w:rsid w:val="005D0E82"/>
    <w:rsid w:val="005D1AC7"/>
    <w:rsid w:val="005D2180"/>
    <w:rsid w:val="005D2569"/>
    <w:rsid w:val="005D40E1"/>
    <w:rsid w:val="005D4898"/>
    <w:rsid w:val="005D4E9E"/>
    <w:rsid w:val="005D4FE9"/>
    <w:rsid w:val="005D5C89"/>
    <w:rsid w:val="005E0F37"/>
    <w:rsid w:val="005E10F5"/>
    <w:rsid w:val="005E26BB"/>
    <w:rsid w:val="005E29D8"/>
    <w:rsid w:val="005E2EFB"/>
    <w:rsid w:val="005E32A7"/>
    <w:rsid w:val="005E33F6"/>
    <w:rsid w:val="005E3B02"/>
    <w:rsid w:val="005E434D"/>
    <w:rsid w:val="005E441A"/>
    <w:rsid w:val="005E4424"/>
    <w:rsid w:val="005E4AA9"/>
    <w:rsid w:val="005E5D0E"/>
    <w:rsid w:val="005E6195"/>
    <w:rsid w:val="005E6C3E"/>
    <w:rsid w:val="005F076B"/>
    <w:rsid w:val="005F0CD7"/>
    <w:rsid w:val="005F1E46"/>
    <w:rsid w:val="005F295A"/>
    <w:rsid w:val="005F2DEE"/>
    <w:rsid w:val="005F2F05"/>
    <w:rsid w:val="005F687D"/>
    <w:rsid w:val="005F6E05"/>
    <w:rsid w:val="005F7D0B"/>
    <w:rsid w:val="005F7D93"/>
    <w:rsid w:val="005F7DD7"/>
    <w:rsid w:val="00600835"/>
    <w:rsid w:val="00601349"/>
    <w:rsid w:val="006014B7"/>
    <w:rsid w:val="006014D5"/>
    <w:rsid w:val="00601700"/>
    <w:rsid w:val="0060223C"/>
    <w:rsid w:val="006022CD"/>
    <w:rsid w:val="00602716"/>
    <w:rsid w:val="00602CD9"/>
    <w:rsid w:val="0060354F"/>
    <w:rsid w:val="0060430C"/>
    <w:rsid w:val="006043CD"/>
    <w:rsid w:val="0060444B"/>
    <w:rsid w:val="0060454F"/>
    <w:rsid w:val="00604597"/>
    <w:rsid w:val="006045FE"/>
    <w:rsid w:val="00604792"/>
    <w:rsid w:val="00605343"/>
    <w:rsid w:val="00605430"/>
    <w:rsid w:val="00605930"/>
    <w:rsid w:val="0060606B"/>
    <w:rsid w:val="00606DA2"/>
    <w:rsid w:val="00606F29"/>
    <w:rsid w:val="00607233"/>
    <w:rsid w:val="006072EC"/>
    <w:rsid w:val="00607CF7"/>
    <w:rsid w:val="0061090D"/>
    <w:rsid w:val="00610C13"/>
    <w:rsid w:val="00611607"/>
    <w:rsid w:val="00612146"/>
    <w:rsid w:val="00612448"/>
    <w:rsid w:val="00612A76"/>
    <w:rsid w:val="00612A9D"/>
    <w:rsid w:val="006130EB"/>
    <w:rsid w:val="0061321B"/>
    <w:rsid w:val="00613759"/>
    <w:rsid w:val="0061391B"/>
    <w:rsid w:val="006140CF"/>
    <w:rsid w:val="0061666B"/>
    <w:rsid w:val="00616687"/>
    <w:rsid w:val="0061674C"/>
    <w:rsid w:val="00617734"/>
    <w:rsid w:val="00617B94"/>
    <w:rsid w:val="00617F39"/>
    <w:rsid w:val="00620D07"/>
    <w:rsid w:val="006218B5"/>
    <w:rsid w:val="00623030"/>
    <w:rsid w:val="00624025"/>
    <w:rsid w:val="0062412A"/>
    <w:rsid w:val="00624670"/>
    <w:rsid w:val="00625ACC"/>
    <w:rsid w:val="0062668C"/>
    <w:rsid w:val="006269FB"/>
    <w:rsid w:val="00627226"/>
    <w:rsid w:val="006272E4"/>
    <w:rsid w:val="00630319"/>
    <w:rsid w:val="00630590"/>
    <w:rsid w:val="006311D3"/>
    <w:rsid w:val="006317C2"/>
    <w:rsid w:val="0063234F"/>
    <w:rsid w:val="00632E5C"/>
    <w:rsid w:val="00633ECF"/>
    <w:rsid w:val="0063465C"/>
    <w:rsid w:val="00635100"/>
    <w:rsid w:val="00635585"/>
    <w:rsid w:val="0063582D"/>
    <w:rsid w:val="00636771"/>
    <w:rsid w:val="0063695C"/>
    <w:rsid w:val="00636B85"/>
    <w:rsid w:val="00636D19"/>
    <w:rsid w:val="00637320"/>
    <w:rsid w:val="00637927"/>
    <w:rsid w:val="00637B3B"/>
    <w:rsid w:val="00640368"/>
    <w:rsid w:val="006404B9"/>
    <w:rsid w:val="00640592"/>
    <w:rsid w:val="00641A63"/>
    <w:rsid w:val="00642117"/>
    <w:rsid w:val="00642DA6"/>
    <w:rsid w:val="0064361D"/>
    <w:rsid w:val="006438E5"/>
    <w:rsid w:val="00644860"/>
    <w:rsid w:val="006456A1"/>
    <w:rsid w:val="00645A7A"/>
    <w:rsid w:val="00645B1E"/>
    <w:rsid w:val="0064652F"/>
    <w:rsid w:val="00647405"/>
    <w:rsid w:val="006477D0"/>
    <w:rsid w:val="00647A63"/>
    <w:rsid w:val="00647A6C"/>
    <w:rsid w:val="00647F38"/>
    <w:rsid w:val="006517E6"/>
    <w:rsid w:val="0065213C"/>
    <w:rsid w:val="00652C8C"/>
    <w:rsid w:val="00653280"/>
    <w:rsid w:val="006540BE"/>
    <w:rsid w:val="006544AC"/>
    <w:rsid w:val="00654B10"/>
    <w:rsid w:val="00655359"/>
    <w:rsid w:val="006555E0"/>
    <w:rsid w:val="00656EDF"/>
    <w:rsid w:val="00656EED"/>
    <w:rsid w:val="00656F99"/>
    <w:rsid w:val="00657F76"/>
    <w:rsid w:val="00660474"/>
    <w:rsid w:val="0066085B"/>
    <w:rsid w:val="00660A09"/>
    <w:rsid w:val="00660EAD"/>
    <w:rsid w:val="0066173B"/>
    <w:rsid w:val="006619AD"/>
    <w:rsid w:val="00662350"/>
    <w:rsid w:val="00663874"/>
    <w:rsid w:val="0066402B"/>
    <w:rsid w:val="00664191"/>
    <w:rsid w:val="00664F06"/>
    <w:rsid w:val="00665240"/>
    <w:rsid w:val="00665306"/>
    <w:rsid w:val="00665953"/>
    <w:rsid w:val="00665B33"/>
    <w:rsid w:val="00665C78"/>
    <w:rsid w:val="00666781"/>
    <w:rsid w:val="0066691D"/>
    <w:rsid w:val="00666C20"/>
    <w:rsid w:val="00667A46"/>
    <w:rsid w:val="00667C34"/>
    <w:rsid w:val="00670287"/>
    <w:rsid w:val="0067058C"/>
    <w:rsid w:val="006705D4"/>
    <w:rsid w:val="00670632"/>
    <w:rsid w:val="00670D76"/>
    <w:rsid w:val="00671551"/>
    <w:rsid w:val="00671856"/>
    <w:rsid w:val="0067209D"/>
    <w:rsid w:val="00672269"/>
    <w:rsid w:val="00672575"/>
    <w:rsid w:val="00672EC2"/>
    <w:rsid w:val="00673888"/>
    <w:rsid w:val="00673A63"/>
    <w:rsid w:val="00673B52"/>
    <w:rsid w:val="00673C60"/>
    <w:rsid w:val="00674264"/>
    <w:rsid w:val="006742DB"/>
    <w:rsid w:val="00674489"/>
    <w:rsid w:val="00674E47"/>
    <w:rsid w:val="006763CD"/>
    <w:rsid w:val="00676970"/>
    <w:rsid w:val="00676D00"/>
    <w:rsid w:val="00677CFF"/>
    <w:rsid w:val="00677EAF"/>
    <w:rsid w:val="006808E2"/>
    <w:rsid w:val="00680B13"/>
    <w:rsid w:val="00681030"/>
    <w:rsid w:val="0068182B"/>
    <w:rsid w:val="00682035"/>
    <w:rsid w:val="00682427"/>
    <w:rsid w:val="00682F4C"/>
    <w:rsid w:val="00683114"/>
    <w:rsid w:val="00683BF6"/>
    <w:rsid w:val="006841BC"/>
    <w:rsid w:val="006849F3"/>
    <w:rsid w:val="00686689"/>
    <w:rsid w:val="00686D5E"/>
    <w:rsid w:val="00687222"/>
    <w:rsid w:val="006876BC"/>
    <w:rsid w:val="00687CD6"/>
    <w:rsid w:val="0069148B"/>
    <w:rsid w:val="00691736"/>
    <w:rsid w:val="006927BE"/>
    <w:rsid w:val="00693ED9"/>
    <w:rsid w:val="00694C03"/>
    <w:rsid w:val="00694C4D"/>
    <w:rsid w:val="00696078"/>
    <w:rsid w:val="00696819"/>
    <w:rsid w:val="00697B89"/>
    <w:rsid w:val="00697CCC"/>
    <w:rsid w:val="00697FF9"/>
    <w:rsid w:val="006A0DC3"/>
    <w:rsid w:val="006A0E9F"/>
    <w:rsid w:val="006A0F1B"/>
    <w:rsid w:val="006A1C42"/>
    <w:rsid w:val="006A2441"/>
    <w:rsid w:val="006A317A"/>
    <w:rsid w:val="006A3D7A"/>
    <w:rsid w:val="006A3F14"/>
    <w:rsid w:val="006A488A"/>
    <w:rsid w:val="006A4F24"/>
    <w:rsid w:val="006A4F90"/>
    <w:rsid w:val="006A570C"/>
    <w:rsid w:val="006A5EF1"/>
    <w:rsid w:val="006A695A"/>
    <w:rsid w:val="006A6CA4"/>
    <w:rsid w:val="006B09CA"/>
    <w:rsid w:val="006B25E2"/>
    <w:rsid w:val="006B296D"/>
    <w:rsid w:val="006B3296"/>
    <w:rsid w:val="006B4084"/>
    <w:rsid w:val="006B43A7"/>
    <w:rsid w:val="006B5DC6"/>
    <w:rsid w:val="006B5F69"/>
    <w:rsid w:val="006B68C8"/>
    <w:rsid w:val="006B6DF1"/>
    <w:rsid w:val="006B6FF3"/>
    <w:rsid w:val="006B741B"/>
    <w:rsid w:val="006B7B73"/>
    <w:rsid w:val="006B7B77"/>
    <w:rsid w:val="006B7CBB"/>
    <w:rsid w:val="006C0772"/>
    <w:rsid w:val="006C0811"/>
    <w:rsid w:val="006C1569"/>
    <w:rsid w:val="006C2DD4"/>
    <w:rsid w:val="006C35C4"/>
    <w:rsid w:val="006C44D5"/>
    <w:rsid w:val="006C4568"/>
    <w:rsid w:val="006C4CAB"/>
    <w:rsid w:val="006C51B6"/>
    <w:rsid w:val="006C5749"/>
    <w:rsid w:val="006C57D6"/>
    <w:rsid w:val="006C65A3"/>
    <w:rsid w:val="006C7516"/>
    <w:rsid w:val="006C78B4"/>
    <w:rsid w:val="006D15A7"/>
    <w:rsid w:val="006D2083"/>
    <w:rsid w:val="006D2380"/>
    <w:rsid w:val="006D256C"/>
    <w:rsid w:val="006D325F"/>
    <w:rsid w:val="006D32E0"/>
    <w:rsid w:val="006D38F2"/>
    <w:rsid w:val="006D3B7C"/>
    <w:rsid w:val="006D3BA5"/>
    <w:rsid w:val="006D468D"/>
    <w:rsid w:val="006D4803"/>
    <w:rsid w:val="006D57F4"/>
    <w:rsid w:val="006D5CDD"/>
    <w:rsid w:val="006D63F3"/>
    <w:rsid w:val="006D6669"/>
    <w:rsid w:val="006D77EE"/>
    <w:rsid w:val="006E01ED"/>
    <w:rsid w:val="006E1A32"/>
    <w:rsid w:val="006E20C2"/>
    <w:rsid w:val="006E2545"/>
    <w:rsid w:val="006E2B40"/>
    <w:rsid w:val="006E3325"/>
    <w:rsid w:val="006E3F6D"/>
    <w:rsid w:val="006E5ED8"/>
    <w:rsid w:val="006E6226"/>
    <w:rsid w:val="006E6504"/>
    <w:rsid w:val="006F15E0"/>
    <w:rsid w:val="006F21D1"/>
    <w:rsid w:val="006F2CF3"/>
    <w:rsid w:val="006F3104"/>
    <w:rsid w:val="006F3DE3"/>
    <w:rsid w:val="006F3F05"/>
    <w:rsid w:val="006F48F9"/>
    <w:rsid w:val="006F490F"/>
    <w:rsid w:val="006F52C9"/>
    <w:rsid w:val="006F5A6C"/>
    <w:rsid w:val="006F65A1"/>
    <w:rsid w:val="006F6A4C"/>
    <w:rsid w:val="006F7138"/>
    <w:rsid w:val="006F77A7"/>
    <w:rsid w:val="006F7970"/>
    <w:rsid w:val="0070076B"/>
    <w:rsid w:val="007007B0"/>
    <w:rsid w:val="00700D05"/>
    <w:rsid w:val="0070121C"/>
    <w:rsid w:val="00701617"/>
    <w:rsid w:val="007019B0"/>
    <w:rsid w:val="00702184"/>
    <w:rsid w:val="00703326"/>
    <w:rsid w:val="00703ABE"/>
    <w:rsid w:val="00703BCE"/>
    <w:rsid w:val="00703E98"/>
    <w:rsid w:val="00704A66"/>
    <w:rsid w:val="00704ECC"/>
    <w:rsid w:val="007050C9"/>
    <w:rsid w:val="007052F0"/>
    <w:rsid w:val="00705830"/>
    <w:rsid w:val="0070595E"/>
    <w:rsid w:val="00705F5D"/>
    <w:rsid w:val="00705FE5"/>
    <w:rsid w:val="00706303"/>
    <w:rsid w:val="00706785"/>
    <w:rsid w:val="00706E50"/>
    <w:rsid w:val="007075E5"/>
    <w:rsid w:val="007100BC"/>
    <w:rsid w:val="00712036"/>
    <w:rsid w:val="007121D7"/>
    <w:rsid w:val="0071261B"/>
    <w:rsid w:val="00712DD7"/>
    <w:rsid w:val="00713BDE"/>
    <w:rsid w:val="00714382"/>
    <w:rsid w:val="00714635"/>
    <w:rsid w:val="00714DE2"/>
    <w:rsid w:val="007156FD"/>
    <w:rsid w:val="0071621D"/>
    <w:rsid w:val="007168F7"/>
    <w:rsid w:val="0071736B"/>
    <w:rsid w:val="00723395"/>
    <w:rsid w:val="00723621"/>
    <w:rsid w:val="0072364F"/>
    <w:rsid w:val="00723AFF"/>
    <w:rsid w:val="0072416C"/>
    <w:rsid w:val="0072473F"/>
    <w:rsid w:val="00724962"/>
    <w:rsid w:val="00724D46"/>
    <w:rsid w:val="00725900"/>
    <w:rsid w:val="00725D0F"/>
    <w:rsid w:val="00726DB0"/>
    <w:rsid w:val="00726E65"/>
    <w:rsid w:val="00727076"/>
    <w:rsid w:val="007277E5"/>
    <w:rsid w:val="007279C6"/>
    <w:rsid w:val="00730291"/>
    <w:rsid w:val="00730471"/>
    <w:rsid w:val="00730481"/>
    <w:rsid w:val="0073053B"/>
    <w:rsid w:val="007305B3"/>
    <w:rsid w:val="00730C4B"/>
    <w:rsid w:val="00730FCE"/>
    <w:rsid w:val="00731439"/>
    <w:rsid w:val="007327B7"/>
    <w:rsid w:val="00733B29"/>
    <w:rsid w:val="00733D60"/>
    <w:rsid w:val="00733EE5"/>
    <w:rsid w:val="00735A60"/>
    <w:rsid w:val="007367E5"/>
    <w:rsid w:val="00736C40"/>
    <w:rsid w:val="0073732A"/>
    <w:rsid w:val="007378D7"/>
    <w:rsid w:val="0073790B"/>
    <w:rsid w:val="00737A48"/>
    <w:rsid w:val="00737D6B"/>
    <w:rsid w:val="00741F7E"/>
    <w:rsid w:val="0074213F"/>
    <w:rsid w:val="00743A71"/>
    <w:rsid w:val="00743CD5"/>
    <w:rsid w:val="0074406C"/>
    <w:rsid w:val="00744BF0"/>
    <w:rsid w:val="0074532D"/>
    <w:rsid w:val="00746AC2"/>
    <w:rsid w:val="00746C1D"/>
    <w:rsid w:val="0074705E"/>
    <w:rsid w:val="00747AE3"/>
    <w:rsid w:val="00750763"/>
    <w:rsid w:val="00750E26"/>
    <w:rsid w:val="00751979"/>
    <w:rsid w:val="00751D99"/>
    <w:rsid w:val="0075234D"/>
    <w:rsid w:val="0075277B"/>
    <w:rsid w:val="0075281C"/>
    <w:rsid w:val="00753385"/>
    <w:rsid w:val="00753503"/>
    <w:rsid w:val="00753EA4"/>
    <w:rsid w:val="00754A2C"/>
    <w:rsid w:val="00754A72"/>
    <w:rsid w:val="00755148"/>
    <w:rsid w:val="00755A39"/>
    <w:rsid w:val="00755CF5"/>
    <w:rsid w:val="007569AF"/>
    <w:rsid w:val="0075714F"/>
    <w:rsid w:val="00757F4D"/>
    <w:rsid w:val="00761180"/>
    <w:rsid w:val="007618F1"/>
    <w:rsid w:val="0076263A"/>
    <w:rsid w:val="007632FC"/>
    <w:rsid w:val="00763483"/>
    <w:rsid w:val="007639D3"/>
    <w:rsid w:val="00763E4C"/>
    <w:rsid w:val="0076405D"/>
    <w:rsid w:val="00764A52"/>
    <w:rsid w:val="00764B84"/>
    <w:rsid w:val="0076509A"/>
    <w:rsid w:val="00765BB3"/>
    <w:rsid w:val="00766747"/>
    <w:rsid w:val="00767234"/>
    <w:rsid w:val="007676E3"/>
    <w:rsid w:val="0077079C"/>
    <w:rsid w:val="007711B8"/>
    <w:rsid w:val="00771427"/>
    <w:rsid w:val="007719E9"/>
    <w:rsid w:val="00771F89"/>
    <w:rsid w:val="00772530"/>
    <w:rsid w:val="00772933"/>
    <w:rsid w:val="00772CB1"/>
    <w:rsid w:val="00773221"/>
    <w:rsid w:val="00773479"/>
    <w:rsid w:val="007737FE"/>
    <w:rsid w:val="007738BF"/>
    <w:rsid w:val="0077488A"/>
    <w:rsid w:val="00774EDD"/>
    <w:rsid w:val="00775EEE"/>
    <w:rsid w:val="007760FA"/>
    <w:rsid w:val="00776DA1"/>
    <w:rsid w:val="00776F0C"/>
    <w:rsid w:val="007803BD"/>
    <w:rsid w:val="00781EE1"/>
    <w:rsid w:val="00782354"/>
    <w:rsid w:val="00782678"/>
    <w:rsid w:val="007826DA"/>
    <w:rsid w:val="007828C8"/>
    <w:rsid w:val="00782B06"/>
    <w:rsid w:val="00782C12"/>
    <w:rsid w:val="00782D8E"/>
    <w:rsid w:val="00782D91"/>
    <w:rsid w:val="0078456F"/>
    <w:rsid w:val="00784DA1"/>
    <w:rsid w:val="007866B1"/>
    <w:rsid w:val="007909AF"/>
    <w:rsid w:val="00791BAE"/>
    <w:rsid w:val="007926EA"/>
    <w:rsid w:val="00792BEA"/>
    <w:rsid w:val="00792ECC"/>
    <w:rsid w:val="0079386D"/>
    <w:rsid w:val="007939A9"/>
    <w:rsid w:val="00793B16"/>
    <w:rsid w:val="0079438A"/>
    <w:rsid w:val="00794E7C"/>
    <w:rsid w:val="00794ECC"/>
    <w:rsid w:val="00794F9D"/>
    <w:rsid w:val="00795BB5"/>
    <w:rsid w:val="0079658F"/>
    <w:rsid w:val="00797D35"/>
    <w:rsid w:val="007A0EE3"/>
    <w:rsid w:val="007A0F7D"/>
    <w:rsid w:val="007A128B"/>
    <w:rsid w:val="007A1D41"/>
    <w:rsid w:val="007A24A4"/>
    <w:rsid w:val="007A2D19"/>
    <w:rsid w:val="007A3497"/>
    <w:rsid w:val="007A3654"/>
    <w:rsid w:val="007A3FD2"/>
    <w:rsid w:val="007A46E1"/>
    <w:rsid w:val="007A5A45"/>
    <w:rsid w:val="007A6517"/>
    <w:rsid w:val="007A6849"/>
    <w:rsid w:val="007A6976"/>
    <w:rsid w:val="007A69F4"/>
    <w:rsid w:val="007A6BEC"/>
    <w:rsid w:val="007A6C12"/>
    <w:rsid w:val="007A6CE1"/>
    <w:rsid w:val="007A6F8A"/>
    <w:rsid w:val="007A7E4E"/>
    <w:rsid w:val="007B0892"/>
    <w:rsid w:val="007B14BB"/>
    <w:rsid w:val="007B1525"/>
    <w:rsid w:val="007B1FD1"/>
    <w:rsid w:val="007B2257"/>
    <w:rsid w:val="007B25BC"/>
    <w:rsid w:val="007B279D"/>
    <w:rsid w:val="007B3820"/>
    <w:rsid w:val="007B3863"/>
    <w:rsid w:val="007B43EA"/>
    <w:rsid w:val="007B493F"/>
    <w:rsid w:val="007B55E2"/>
    <w:rsid w:val="007B5D3E"/>
    <w:rsid w:val="007B6632"/>
    <w:rsid w:val="007B6893"/>
    <w:rsid w:val="007B6AB8"/>
    <w:rsid w:val="007B7A44"/>
    <w:rsid w:val="007C0013"/>
    <w:rsid w:val="007C1699"/>
    <w:rsid w:val="007C1F18"/>
    <w:rsid w:val="007C23EB"/>
    <w:rsid w:val="007C2526"/>
    <w:rsid w:val="007C29E9"/>
    <w:rsid w:val="007C2E40"/>
    <w:rsid w:val="007C3A22"/>
    <w:rsid w:val="007C3AC6"/>
    <w:rsid w:val="007C4DA8"/>
    <w:rsid w:val="007C50DE"/>
    <w:rsid w:val="007C54BB"/>
    <w:rsid w:val="007C5F5C"/>
    <w:rsid w:val="007C7154"/>
    <w:rsid w:val="007C7200"/>
    <w:rsid w:val="007C7C6E"/>
    <w:rsid w:val="007D0FCD"/>
    <w:rsid w:val="007D192C"/>
    <w:rsid w:val="007D2C03"/>
    <w:rsid w:val="007D3D03"/>
    <w:rsid w:val="007D4724"/>
    <w:rsid w:val="007D4BEA"/>
    <w:rsid w:val="007D5AF6"/>
    <w:rsid w:val="007D609A"/>
    <w:rsid w:val="007D635A"/>
    <w:rsid w:val="007D67A4"/>
    <w:rsid w:val="007D6D43"/>
    <w:rsid w:val="007D7C48"/>
    <w:rsid w:val="007E01B6"/>
    <w:rsid w:val="007E02A8"/>
    <w:rsid w:val="007E0EAE"/>
    <w:rsid w:val="007E28F8"/>
    <w:rsid w:val="007E332B"/>
    <w:rsid w:val="007E3E9A"/>
    <w:rsid w:val="007E3F1A"/>
    <w:rsid w:val="007E3FBF"/>
    <w:rsid w:val="007E4EED"/>
    <w:rsid w:val="007E601D"/>
    <w:rsid w:val="007E6BE2"/>
    <w:rsid w:val="007E6CF2"/>
    <w:rsid w:val="007E6FF7"/>
    <w:rsid w:val="007E742E"/>
    <w:rsid w:val="007E7DD0"/>
    <w:rsid w:val="007E7DDC"/>
    <w:rsid w:val="007E7EFD"/>
    <w:rsid w:val="007F0A47"/>
    <w:rsid w:val="007F0D68"/>
    <w:rsid w:val="007F0E46"/>
    <w:rsid w:val="007F0E8F"/>
    <w:rsid w:val="007F0F12"/>
    <w:rsid w:val="007F102A"/>
    <w:rsid w:val="007F146A"/>
    <w:rsid w:val="007F1508"/>
    <w:rsid w:val="007F2824"/>
    <w:rsid w:val="007F3D23"/>
    <w:rsid w:val="007F41E9"/>
    <w:rsid w:val="007F538B"/>
    <w:rsid w:val="007F53A3"/>
    <w:rsid w:val="007F675D"/>
    <w:rsid w:val="007F68E3"/>
    <w:rsid w:val="007F781A"/>
    <w:rsid w:val="007F78F9"/>
    <w:rsid w:val="0080032C"/>
    <w:rsid w:val="00801451"/>
    <w:rsid w:val="00802302"/>
    <w:rsid w:val="008026A2"/>
    <w:rsid w:val="008030B8"/>
    <w:rsid w:val="00803D77"/>
    <w:rsid w:val="00804689"/>
    <w:rsid w:val="00804B07"/>
    <w:rsid w:val="00805437"/>
    <w:rsid w:val="00805E62"/>
    <w:rsid w:val="00806779"/>
    <w:rsid w:val="00807AFF"/>
    <w:rsid w:val="00807BEA"/>
    <w:rsid w:val="008109F9"/>
    <w:rsid w:val="00811298"/>
    <w:rsid w:val="00811C04"/>
    <w:rsid w:val="00811E44"/>
    <w:rsid w:val="00813697"/>
    <w:rsid w:val="00813DC5"/>
    <w:rsid w:val="00814253"/>
    <w:rsid w:val="00814994"/>
    <w:rsid w:val="00817549"/>
    <w:rsid w:val="008202F9"/>
    <w:rsid w:val="0082048F"/>
    <w:rsid w:val="008205D9"/>
    <w:rsid w:val="00820866"/>
    <w:rsid w:val="0082121F"/>
    <w:rsid w:val="00822677"/>
    <w:rsid w:val="00824373"/>
    <w:rsid w:val="0082446C"/>
    <w:rsid w:val="00824B3D"/>
    <w:rsid w:val="00824CF8"/>
    <w:rsid w:val="0082586D"/>
    <w:rsid w:val="00825C30"/>
    <w:rsid w:val="008264C2"/>
    <w:rsid w:val="00826A43"/>
    <w:rsid w:val="00826A9E"/>
    <w:rsid w:val="00826D83"/>
    <w:rsid w:val="008276B7"/>
    <w:rsid w:val="008302BE"/>
    <w:rsid w:val="008309EF"/>
    <w:rsid w:val="00831A88"/>
    <w:rsid w:val="00831AA7"/>
    <w:rsid w:val="00831ED6"/>
    <w:rsid w:val="00832450"/>
    <w:rsid w:val="00832753"/>
    <w:rsid w:val="00832D74"/>
    <w:rsid w:val="0083372A"/>
    <w:rsid w:val="00834656"/>
    <w:rsid w:val="00834BA4"/>
    <w:rsid w:val="008351E8"/>
    <w:rsid w:val="008358EE"/>
    <w:rsid w:val="00836421"/>
    <w:rsid w:val="00837478"/>
    <w:rsid w:val="00837BD5"/>
    <w:rsid w:val="00840547"/>
    <w:rsid w:val="00840799"/>
    <w:rsid w:val="008412A2"/>
    <w:rsid w:val="0084139A"/>
    <w:rsid w:val="00841430"/>
    <w:rsid w:val="00841459"/>
    <w:rsid w:val="00841574"/>
    <w:rsid w:val="00841C93"/>
    <w:rsid w:val="0084286A"/>
    <w:rsid w:val="008429B3"/>
    <w:rsid w:val="00842A63"/>
    <w:rsid w:val="00842FEF"/>
    <w:rsid w:val="0084438A"/>
    <w:rsid w:val="00845005"/>
    <w:rsid w:val="0084515A"/>
    <w:rsid w:val="00845903"/>
    <w:rsid w:val="008468BB"/>
    <w:rsid w:val="0084739B"/>
    <w:rsid w:val="008473A0"/>
    <w:rsid w:val="00850729"/>
    <w:rsid w:val="008510CC"/>
    <w:rsid w:val="00851126"/>
    <w:rsid w:val="008522EC"/>
    <w:rsid w:val="00852491"/>
    <w:rsid w:val="00853AFA"/>
    <w:rsid w:val="00853DB8"/>
    <w:rsid w:val="00853ED4"/>
    <w:rsid w:val="0085452D"/>
    <w:rsid w:val="0085470D"/>
    <w:rsid w:val="00854DFE"/>
    <w:rsid w:val="008554AF"/>
    <w:rsid w:val="00856C3B"/>
    <w:rsid w:val="00856FEE"/>
    <w:rsid w:val="008570C2"/>
    <w:rsid w:val="0085731C"/>
    <w:rsid w:val="0085746F"/>
    <w:rsid w:val="008579D5"/>
    <w:rsid w:val="00857C40"/>
    <w:rsid w:val="00860058"/>
    <w:rsid w:val="0086082B"/>
    <w:rsid w:val="00861202"/>
    <w:rsid w:val="00861DFB"/>
    <w:rsid w:val="008621A5"/>
    <w:rsid w:val="00862A0F"/>
    <w:rsid w:val="008630CD"/>
    <w:rsid w:val="00863F77"/>
    <w:rsid w:val="00864068"/>
    <w:rsid w:val="00864167"/>
    <w:rsid w:val="008647D9"/>
    <w:rsid w:val="008648E8"/>
    <w:rsid w:val="008650FC"/>
    <w:rsid w:val="0086561F"/>
    <w:rsid w:val="0086639F"/>
    <w:rsid w:val="00866AC3"/>
    <w:rsid w:val="00866E7C"/>
    <w:rsid w:val="008672D6"/>
    <w:rsid w:val="00867BC9"/>
    <w:rsid w:val="00867E57"/>
    <w:rsid w:val="00870450"/>
    <w:rsid w:val="00872252"/>
    <w:rsid w:val="008729A9"/>
    <w:rsid w:val="00872C2A"/>
    <w:rsid w:val="00872C44"/>
    <w:rsid w:val="008742F4"/>
    <w:rsid w:val="00875A76"/>
    <w:rsid w:val="008765D2"/>
    <w:rsid w:val="00876CB5"/>
    <w:rsid w:val="00876D09"/>
    <w:rsid w:val="0087729F"/>
    <w:rsid w:val="0087733D"/>
    <w:rsid w:val="008805CF"/>
    <w:rsid w:val="008814B4"/>
    <w:rsid w:val="00882755"/>
    <w:rsid w:val="00882A44"/>
    <w:rsid w:val="00882DEF"/>
    <w:rsid w:val="008860F0"/>
    <w:rsid w:val="0088688C"/>
    <w:rsid w:val="008878D4"/>
    <w:rsid w:val="00887E8C"/>
    <w:rsid w:val="00890538"/>
    <w:rsid w:val="00892603"/>
    <w:rsid w:val="0089283A"/>
    <w:rsid w:val="00892E05"/>
    <w:rsid w:val="00893B1A"/>
    <w:rsid w:val="00893BFD"/>
    <w:rsid w:val="00894126"/>
    <w:rsid w:val="008944D1"/>
    <w:rsid w:val="00894676"/>
    <w:rsid w:val="00894F7D"/>
    <w:rsid w:val="0089559B"/>
    <w:rsid w:val="00895AAD"/>
    <w:rsid w:val="00896DAC"/>
    <w:rsid w:val="008971FB"/>
    <w:rsid w:val="00897344"/>
    <w:rsid w:val="008A041C"/>
    <w:rsid w:val="008A0C7F"/>
    <w:rsid w:val="008A166B"/>
    <w:rsid w:val="008A1D32"/>
    <w:rsid w:val="008A2540"/>
    <w:rsid w:val="008A260D"/>
    <w:rsid w:val="008A2A10"/>
    <w:rsid w:val="008A36CD"/>
    <w:rsid w:val="008A405C"/>
    <w:rsid w:val="008A4235"/>
    <w:rsid w:val="008A466E"/>
    <w:rsid w:val="008A50F8"/>
    <w:rsid w:val="008A5272"/>
    <w:rsid w:val="008A5E49"/>
    <w:rsid w:val="008A6EDC"/>
    <w:rsid w:val="008A7EFE"/>
    <w:rsid w:val="008B0180"/>
    <w:rsid w:val="008B05EF"/>
    <w:rsid w:val="008B0E1A"/>
    <w:rsid w:val="008B1FB9"/>
    <w:rsid w:val="008B2A2E"/>
    <w:rsid w:val="008B35B6"/>
    <w:rsid w:val="008B3E26"/>
    <w:rsid w:val="008B42C4"/>
    <w:rsid w:val="008B56CC"/>
    <w:rsid w:val="008B7275"/>
    <w:rsid w:val="008B746B"/>
    <w:rsid w:val="008B756D"/>
    <w:rsid w:val="008C03E9"/>
    <w:rsid w:val="008C0551"/>
    <w:rsid w:val="008C0604"/>
    <w:rsid w:val="008C083C"/>
    <w:rsid w:val="008C0B20"/>
    <w:rsid w:val="008C113C"/>
    <w:rsid w:val="008C171A"/>
    <w:rsid w:val="008C2A7D"/>
    <w:rsid w:val="008C4506"/>
    <w:rsid w:val="008C5156"/>
    <w:rsid w:val="008C54F0"/>
    <w:rsid w:val="008C7450"/>
    <w:rsid w:val="008C7BB5"/>
    <w:rsid w:val="008D00C1"/>
    <w:rsid w:val="008D01C1"/>
    <w:rsid w:val="008D09E1"/>
    <w:rsid w:val="008D0C1A"/>
    <w:rsid w:val="008D104F"/>
    <w:rsid w:val="008D12D6"/>
    <w:rsid w:val="008D16AB"/>
    <w:rsid w:val="008D1797"/>
    <w:rsid w:val="008D1B21"/>
    <w:rsid w:val="008D2B08"/>
    <w:rsid w:val="008D308C"/>
    <w:rsid w:val="008D3F7B"/>
    <w:rsid w:val="008D458D"/>
    <w:rsid w:val="008D6913"/>
    <w:rsid w:val="008D7F7D"/>
    <w:rsid w:val="008E0203"/>
    <w:rsid w:val="008E0ABF"/>
    <w:rsid w:val="008E15B9"/>
    <w:rsid w:val="008E1BB5"/>
    <w:rsid w:val="008E1D76"/>
    <w:rsid w:val="008E2F74"/>
    <w:rsid w:val="008E34D5"/>
    <w:rsid w:val="008E3ABD"/>
    <w:rsid w:val="008E3C95"/>
    <w:rsid w:val="008E3E71"/>
    <w:rsid w:val="008E47B0"/>
    <w:rsid w:val="008E4E36"/>
    <w:rsid w:val="008E53D9"/>
    <w:rsid w:val="008E59F2"/>
    <w:rsid w:val="008E67D3"/>
    <w:rsid w:val="008E6D18"/>
    <w:rsid w:val="008E728D"/>
    <w:rsid w:val="008E7CBE"/>
    <w:rsid w:val="008F10E2"/>
    <w:rsid w:val="008F146A"/>
    <w:rsid w:val="008F1915"/>
    <w:rsid w:val="008F1EF1"/>
    <w:rsid w:val="008F21DB"/>
    <w:rsid w:val="008F23ED"/>
    <w:rsid w:val="008F241F"/>
    <w:rsid w:val="008F3BDA"/>
    <w:rsid w:val="008F4736"/>
    <w:rsid w:val="008F4875"/>
    <w:rsid w:val="008F5082"/>
    <w:rsid w:val="008F531E"/>
    <w:rsid w:val="008F53C5"/>
    <w:rsid w:val="008F561F"/>
    <w:rsid w:val="008F6A02"/>
    <w:rsid w:val="008F7349"/>
    <w:rsid w:val="008F7738"/>
    <w:rsid w:val="008F79B1"/>
    <w:rsid w:val="00900E05"/>
    <w:rsid w:val="00901917"/>
    <w:rsid w:val="009020A9"/>
    <w:rsid w:val="0090250A"/>
    <w:rsid w:val="009037C2"/>
    <w:rsid w:val="009042BE"/>
    <w:rsid w:val="00904686"/>
    <w:rsid w:val="00904C80"/>
    <w:rsid w:val="0090502F"/>
    <w:rsid w:val="00906D99"/>
    <w:rsid w:val="00907306"/>
    <w:rsid w:val="00912573"/>
    <w:rsid w:val="009128BA"/>
    <w:rsid w:val="00912979"/>
    <w:rsid w:val="009144BB"/>
    <w:rsid w:val="00914809"/>
    <w:rsid w:val="00914D7F"/>
    <w:rsid w:val="00914FB0"/>
    <w:rsid w:val="00915406"/>
    <w:rsid w:val="00915700"/>
    <w:rsid w:val="009159FF"/>
    <w:rsid w:val="00917ADB"/>
    <w:rsid w:val="009202DA"/>
    <w:rsid w:val="00920EAE"/>
    <w:rsid w:val="0092136A"/>
    <w:rsid w:val="00921E2D"/>
    <w:rsid w:val="009221C4"/>
    <w:rsid w:val="00922B60"/>
    <w:rsid w:val="00922F66"/>
    <w:rsid w:val="0092327D"/>
    <w:rsid w:val="00923675"/>
    <w:rsid w:val="00923712"/>
    <w:rsid w:val="00923D4D"/>
    <w:rsid w:val="00924023"/>
    <w:rsid w:val="009240AA"/>
    <w:rsid w:val="009243B9"/>
    <w:rsid w:val="00924C7C"/>
    <w:rsid w:val="009262E4"/>
    <w:rsid w:val="00926344"/>
    <w:rsid w:val="00926E5C"/>
    <w:rsid w:val="00927265"/>
    <w:rsid w:val="009272F5"/>
    <w:rsid w:val="00931877"/>
    <w:rsid w:val="00931884"/>
    <w:rsid w:val="00931BA5"/>
    <w:rsid w:val="00932679"/>
    <w:rsid w:val="00933F02"/>
    <w:rsid w:val="0093418C"/>
    <w:rsid w:val="0093431A"/>
    <w:rsid w:val="00934AD5"/>
    <w:rsid w:val="0093565D"/>
    <w:rsid w:val="00935C71"/>
    <w:rsid w:val="00936513"/>
    <w:rsid w:val="0093698F"/>
    <w:rsid w:val="00936B3D"/>
    <w:rsid w:val="00936B4D"/>
    <w:rsid w:val="00937D1E"/>
    <w:rsid w:val="00941BA6"/>
    <w:rsid w:val="00941C60"/>
    <w:rsid w:val="009426E3"/>
    <w:rsid w:val="00944CB3"/>
    <w:rsid w:val="0094565F"/>
    <w:rsid w:val="00945972"/>
    <w:rsid w:val="0094611E"/>
    <w:rsid w:val="009469A6"/>
    <w:rsid w:val="009473E2"/>
    <w:rsid w:val="00947654"/>
    <w:rsid w:val="009476F9"/>
    <w:rsid w:val="00947CC2"/>
    <w:rsid w:val="00947DB6"/>
    <w:rsid w:val="00947FDD"/>
    <w:rsid w:val="00950137"/>
    <w:rsid w:val="009507E6"/>
    <w:rsid w:val="00951877"/>
    <w:rsid w:val="0095215C"/>
    <w:rsid w:val="0095221B"/>
    <w:rsid w:val="00952F2C"/>
    <w:rsid w:val="009533CE"/>
    <w:rsid w:val="00953781"/>
    <w:rsid w:val="00954989"/>
    <w:rsid w:val="00955000"/>
    <w:rsid w:val="0095627B"/>
    <w:rsid w:val="009566A4"/>
    <w:rsid w:val="00957AF5"/>
    <w:rsid w:val="00957C5E"/>
    <w:rsid w:val="00960171"/>
    <w:rsid w:val="0096106C"/>
    <w:rsid w:val="00961133"/>
    <w:rsid w:val="009614A4"/>
    <w:rsid w:val="0096186A"/>
    <w:rsid w:val="00961F19"/>
    <w:rsid w:val="00962D04"/>
    <w:rsid w:val="0096330D"/>
    <w:rsid w:val="0096345A"/>
    <w:rsid w:val="00963F27"/>
    <w:rsid w:val="009647A9"/>
    <w:rsid w:val="00964A44"/>
    <w:rsid w:val="0096509F"/>
    <w:rsid w:val="00965261"/>
    <w:rsid w:val="00965A8D"/>
    <w:rsid w:val="00966581"/>
    <w:rsid w:val="00966691"/>
    <w:rsid w:val="009667F9"/>
    <w:rsid w:val="00966E0C"/>
    <w:rsid w:val="0096747A"/>
    <w:rsid w:val="00967485"/>
    <w:rsid w:val="00967E02"/>
    <w:rsid w:val="009704D2"/>
    <w:rsid w:val="00971E04"/>
    <w:rsid w:val="0097249B"/>
    <w:rsid w:val="00972589"/>
    <w:rsid w:val="00973DFF"/>
    <w:rsid w:val="00974F10"/>
    <w:rsid w:val="009753C2"/>
    <w:rsid w:val="0097677C"/>
    <w:rsid w:val="009772BE"/>
    <w:rsid w:val="0097794E"/>
    <w:rsid w:val="00977A12"/>
    <w:rsid w:val="009816FC"/>
    <w:rsid w:val="00982194"/>
    <w:rsid w:val="00982E88"/>
    <w:rsid w:val="009835CB"/>
    <w:rsid w:val="009846C8"/>
    <w:rsid w:val="00986439"/>
    <w:rsid w:val="00986D92"/>
    <w:rsid w:val="00986EFA"/>
    <w:rsid w:val="009872FF"/>
    <w:rsid w:val="00987957"/>
    <w:rsid w:val="009879FC"/>
    <w:rsid w:val="00987A81"/>
    <w:rsid w:val="00990093"/>
    <w:rsid w:val="00991924"/>
    <w:rsid w:val="0099275B"/>
    <w:rsid w:val="00992DC9"/>
    <w:rsid w:val="00992EDB"/>
    <w:rsid w:val="009937F6"/>
    <w:rsid w:val="00993882"/>
    <w:rsid w:val="00995A7B"/>
    <w:rsid w:val="00995D67"/>
    <w:rsid w:val="00996634"/>
    <w:rsid w:val="00996B2B"/>
    <w:rsid w:val="00996DA7"/>
    <w:rsid w:val="00997F9F"/>
    <w:rsid w:val="009A0D01"/>
    <w:rsid w:val="009A1005"/>
    <w:rsid w:val="009A1FE0"/>
    <w:rsid w:val="009A2F3C"/>
    <w:rsid w:val="009A3B82"/>
    <w:rsid w:val="009A42B0"/>
    <w:rsid w:val="009A4BD1"/>
    <w:rsid w:val="009A5A4D"/>
    <w:rsid w:val="009A7483"/>
    <w:rsid w:val="009A75D8"/>
    <w:rsid w:val="009B045E"/>
    <w:rsid w:val="009B10D6"/>
    <w:rsid w:val="009B1DA2"/>
    <w:rsid w:val="009B1E86"/>
    <w:rsid w:val="009B1F13"/>
    <w:rsid w:val="009B35DD"/>
    <w:rsid w:val="009B3738"/>
    <w:rsid w:val="009B3890"/>
    <w:rsid w:val="009B3A58"/>
    <w:rsid w:val="009B3D32"/>
    <w:rsid w:val="009B3F29"/>
    <w:rsid w:val="009B4B85"/>
    <w:rsid w:val="009B4EA2"/>
    <w:rsid w:val="009B5674"/>
    <w:rsid w:val="009B580D"/>
    <w:rsid w:val="009B5C25"/>
    <w:rsid w:val="009B6531"/>
    <w:rsid w:val="009B7E5A"/>
    <w:rsid w:val="009C027C"/>
    <w:rsid w:val="009C065A"/>
    <w:rsid w:val="009C0C5C"/>
    <w:rsid w:val="009C1389"/>
    <w:rsid w:val="009C1A45"/>
    <w:rsid w:val="009C1A6C"/>
    <w:rsid w:val="009C1B82"/>
    <w:rsid w:val="009C1F31"/>
    <w:rsid w:val="009C1FC2"/>
    <w:rsid w:val="009C2067"/>
    <w:rsid w:val="009C20D2"/>
    <w:rsid w:val="009C299B"/>
    <w:rsid w:val="009C2BDA"/>
    <w:rsid w:val="009C3CB8"/>
    <w:rsid w:val="009C4682"/>
    <w:rsid w:val="009C57D4"/>
    <w:rsid w:val="009C5CC2"/>
    <w:rsid w:val="009C5FCA"/>
    <w:rsid w:val="009C61B7"/>
    <w:rsid w:val="009C68B5"/>
    <w:rsid w:val="009C6E64"/>
    <w:rsid w:val="009C7131"/>
    <w:rsid w:val="009C71C4"/>
    <w:rsid w:val="009C7C17"/>
    <w:rsid w:val="009C7F3E"/>
    <w:rsid w:val="009D039D"/>
    <w:rsid w:val="009D06F1"/>
    <w:rsid w:val="009D0C2B"/>
    <w:rsid w:val="009D127F"/>
    <w:rsid w:val="009D3F72"/>
    <w:rsid w:val="009D3FE8"/>
    <w:rsid w:val="009D43C5"/>
    <w:rsid w:val="009D4C0F"/>
    <w:rsid w:val="009D5DD9"/>
    <w:rsid w:val="009D6415"/>
    <w:rsid w:val="009D6429"/>
    <w:rsid w:val="009D68BE"/>
    <w:rsid w:val="009D691C"/>
    <w:rsid w:val="009D6934"/>
    <w:rsid w:val="009D6F11"/>
    <w:rsid w:val="009D7454"/>
    <w:rsid w:val="009E06EF"/>
    <w:rsid w:val="009E07B8"/>
    <w:rsid w:val="009E155F"/>
    <w:rsid w:val="009E15EB"/>
    <w:rsid w:val="009E19A6"/>
    <w:rsid w:val="009E26ED"/>
    <w:rsid w:val="009E378F"/>
    <w:rsid w:val="009E3A2F"/>
    <w:rsid w:val="009E4025"/>
    <w:rsid w:val="009E45D9"/>
    <w:rsid w:val="009E4642"/>
    <w:rsid w:val="009E487A"/>
    <w:rsid w:val="009E5163"/>
    <w:rsid w:val="009E66CA"/>
    <w:rsid w:val="009E6757"/>
    <w:rsid w:val="009E6893"/>
    <w:rsid w:val="009E728C"/>
    <w:rsid w:val="009E765C"/>
    <w:rsid w:val="009F0694"/>
    <w:rsid w:val="009F0AE6"/>
    <w:rsid w:val="009F0C30"/>
    <w:rsid w:val="009F1C2B"/>
    <w:rsid w:val="009F1D3F"/>
    <w:rsid w:val="009F1EE5"/>
    <w:rsid w:val="009F1F17"/>
    <w:rsid w:val="009F29FB"/>
    <w:rsid w:val="009F2B92"/>
    <w:rsid w:val="009F30C8"/>
    <w:rsid w:val="009F31BB"/>
    <w:rsid w:val="009F44D9"/>
    <w:rsid w:val="009F45F9"/>
    <w:rsid w:val="009F48A3"/>
    <w:rsid w:val="009F59CB"/>
    <w:rsid w:val="009F5AF7"/>
    <w:rsid w:val="009F60C0"/>
    <w:rsid w:val="009F61A5"/>
    <w:rsid w:val="009F6342"/>
    <w:rsid w:val="00A00469"/>
    <w:rsid w:val="00A00B1E"/>
    <w:rsid w:val="00A00D4A"/>
    <w:rsid w:val="00A01F36"/>
    <w:rsid w:val="00A02658"/>
    <w:rsid w:val="00A02C95"/>
    <w:rsid w:val="00A02D00"/>
    <w:rsid w:val="00A033EA"/>
    <w:rsid w:val="00A035C6"/>
    <w:rsid w:val="00A03C11"/>
    <w:rsid w:val="00A03F6A"/>
    <w:rsid w:val="00A041E9"/>
    <w:rsid w:val="00A04430"/>
    <w:rsid w:val="00A04595"/>
    <w:rsid w:val="00A0616A"/>
    <w:rsid w:val="00A06AF0"/>
    <w:rsid w:val="00A06EDC"/>
    <w:rsid w:val="00A072E8"/>
    <w:rsid w:val="00A07F1D"/>
    <w:rsid w:val="00A10ABE"/>
    <w:rsid w:val="00A12107"/>
    <w:rsid w:val="00A125D8"/>
    <w:rsid w:val="00A1305E"/>
    <w:rsid w:val="00A13FDD"/>
    <w:rsid w:val="00A14EF0"/>
    <w:rsid w:val="00A1557E"/>
    <w:rsid w:val="00A1678F"/>
    <w:rsid w:val="00A17A8B"/>
    <w:rsid w:val="00A17FA3"/>
    <w:rsid w:val="00A20292"/>
    <w:rsid w:val="00A20625"/>
    <w:rsid w:val="00A20B65"/>
    <w:rsid w:val="00A20E4E"/>
    <w:rsid w:val="00A21960"/>
    <w:rsid w:val="00A23323"/>
    <w:rsid w:val="00A2378E"/>
    <w:rsid w:val="00A24187"/>
    <w:rsid w:val="00A25AC7"/>
    <w:rsid w:val="00A2607B"/>
    <w:rsid w:val="00A26CDA"/>
    <w:rsid w:val="00A26F97"/>
    <w:rsid w:val="00A3025A"/>
    <w:rsid w:val="00A30B87"/>
    <w:rsid w:val="00A30F95"/>
    <w:rsid w:val="00A31120"/>
    <w:rsid w:val="00A31BAE"/>
    <w:rsid w:val="00A31BF6"/>
    <w:rsid w:val="00A321C7"/>
    <w:rsid w:val="00A32644"/>
    <w:rsid w:val="00A3271D"/>
    <w:rsid w:val="00A353A1"/>
    <w:rsid w:val="00A35415"/>
    <w:rsid w:val="00A357EF"/>
    <w:rsid w:val="00A37E93"/>
    <w:rsid w:val="00A400AA"/>
    <w:rsid w:val="00A40924"/>
    <w:rsid w:val="00A40D71"/>
    <w:rsid w:val="00A41457"/>
    <w:rsid w:val="00A41FDF"/>
    <w:rsid w:val="00A42F99"/>
    <w:rsid w:val="00A4319A"/>
    <w:rsid w:val="00A438FD"/>
    <w:rsid w:val="00A442C3"/>
    <w:rsid w:val="00A44C71"/>
    <w:rsid w:val="00A45377"/>
    <w:rsid w:val="00A453FA"/>
    <w:rsid w:val="00A479BA"/>
    <w:rsid w:val="00A52ECD"/>
    <w:rsid w:val="00A54118"/>
    <w:rsid w:val="00A542DE"/>
    <w:rsid w:val="00A54CFA"/>
    <w:rsid w:val="00A54E58"/>
    <w:rsid w:val="00A55D2B"/>
    <w:rsid w:val="00A578C2"/>
    <w:rsid w:val="00A6000D"/>
    <w:rsid w:val="00A60AC4"/>
    <w:rsid w:val="00A60D9F"/>
    <w:rsid w:val="00A61303"/>
    <w:rsid w:val="00A63E46"/>
    <w:rsid w:val="00A64470"/>
    <w:rsid w:val="00A644E4"/>
    <w:rsid w:val="00A646F1"/>
    <w:rsid w:val="00A647B3"/>
    <w:rsid w:val="00A65109"/>
    <w:rsid w:val="00A665C4"/>
    <w:rsid w:val="00A676D1"/>
    <w:rsid w:val="00A701A3"/>
    <w:rsid w:val="00A701FA"/>
    <w:rsid w:val="00A70333"/>
    <w:rsid w:val="00A70AB7"/>
    <w:rsid w:val="00A710F3"/>
    <w:rsid w:val="00A71476"/>
    <w:rsid w:val="00A72447"/>
    <w:rsid w:val="00A72F63"/>
    <w:rsid w:val="00A730CD"/>
    <w:rsid w:val="00A73318"/>
    <w:rsid w:val="00A74C25"/>
    <w:rsid w:val="00A7507B"/>
    <w:rsid w:val="00A7514E"/>
    <w:rsid w:val="00A753EE"/>
    <w:rsid w:val="00A75700"/>
    <w:rsid w:val="00A75B58"/>
    <w:rsid w:val="00A75D10"/>
    <w:rsid w:val="00A76366"/>
    <w:rsid w:val="00A7668C"/>
    <w:rsid w:val="00A76FBB"/>
    <w:rsid w:val="00A77055"/>
    <w:rsid w:val="00A801E9"/>
    <w:rsid w:val="00A80E24"/>
    <w:rsid w:val="00A813E8"/>
    <w:rsid w:val="00A81CDE"/>
    <w:rsid w:val="00A83D3C"/>
    <w:rsid w:val="00A840BD"/>
    <w:rsid w:val="00A8494A"/>
    <w:rsid w:val="00A84F16"/>
    <w:rsid w:val="00A85563"/>
    <w:rsid w:val="00A85684"/>
    <w:rsid w:val="00A864FF"/>
    <w:rsid w:val="00A86654"/>
    <w:rsid w:val="00A869BA"/>
    <w:rsid w:val="00A86F72"/>
    <w:rsid w:val="00A8722E"/>
    <w:rsid w:val="00A87B06"/>
    <w:rsid w:val="00A87BF5"/>
    <w:rsid w:val="00A90080"/>
    <w:rsid w:val="00A93682"/>
    <w:rsid w:val="00A95AE0"/>
    <w:rsid w:val="00A96550"/>
    <w:rsid w:val="00A97D96"/>
    <w:rsid w:val="00A97F69"/>
    <w:rsid w:val="00AA02B2"/>
    <w:rsid w:val="00AA124C"/>
    <w:rsid w:val="00AA13F2"/>
    <w:rsid w:val="00AA462B"/>
    <w:rsid w:val="00AA4A28"/>
    <w:rsid w:val="00AA4B38"/>
    <w:rsid w:val="00AA51C5"/>
    <w:rsid w:val="00AA51DB"/>
    <w:rsid w:val="00AA600D"/>
    <w:rsid w:val="00AA621B"/>
    <w:rsid w:val="00AA705F"/>
    <w:rsid w:val="00AB0A7B"/>
    <w:rsid w:val="00AB10FE"/>
    <w:rsid w:val="00AB2137"/>
    <w:rsid w:val="00AB2DF6"/>
    <w:rsid w:val="00AB3462"/>
    <w:rsid w:val="00AB3F08"/>
    <w:rsid w:val="00AB41D7"/>
    <w:rsid w:val="00AB47DF"/>
    <w:rsid w:val="00AB54B4"/>
    <w:rsid w:val="00AB55DD"/>
    <w:rsid w:val="00AB5ABD"/>
    <w:rsid w:val="00AB6C0A"/>
    <w:rsid w:val="00AB6CA0"/>
    <w:rsid w:val="00AC019D"/>
    <w:rsid w:val="00AC033F"/>
    <w:rsid w:val="00AC15BF"/>
    <w:rsid w:val="00AC15EE"/>
    <w:rsid w:val="00AC16F0"/>
    <w:rsid w:val="00AC1F97"/>
    <w:rsid w:val="00AC2508"/>
    <w:rsid w:val="00AC2575"/>
    <w:rsid w:val="00AC3A1A"/>
    <w:rsid w:val="00AC4440"/>
    <w:rsid w:val="00AC44C4"/>
    <w:rsid w:val="00AC4951"/>
    <w:rsid w:val="00AC49C1"/>
    <w:rsid w:val="00AC5BE7"/>
    <w:rsid w:val="00AC60C1"/>
    <w:rsid w:val="00AC6270"/>
    <w:rsid w:val="00AC6362"/>
    <w:rsid w:val="00AC63D1"/>
    <w:rsid w:val="00AC648A"/>
    <w:rsid w:val="00AC686B"/>
    <w:rsid w:val="00AC6B48"/>
    <w:rsid w:val="00AC771B"/>
    <w:rsid w:val="00AC7A72"/>
    <w:rsid w:val="00AD2B28"/>
    <w:rsid w:val="00AD2DBE"/>
    <w:rsid w:val="00AD30BF"/>
    <w:rsid w:val="00AD3C4D"/>
    <w:rsid w:val="00AD46AA"/>
    <w:rsid w:val="00AD5C1E"/>
    <w:rsid w:val="00AD5F47"/>
    <w:rsid w:val="00AD64E2"/>
    <w:rsid w:val="00AE061C"/>
    <w:rsid w:val="00AE0F49"/>
    <w:rsid w:val="00AE1295"/>
    <w:rsid w:val="00AE16B9"/>
    <w:rsid w:val="00AE17F1"/>
    <w:rsid w:val="00AE18CE"/>
    <w:rsid w:val="00AE1ADB"/>
    <w:rsid w:val="00AE1AF8"/>
    <w:rsid w:val="00AE317C"/>
    <w:rsid w:val="00AE601A"/>
    <w:rsid w:val="00AE7048"/>
    <w:rsid w:val="00AE7081"/>
    <w:rsid w:val="00AE79D4"/>
    <w:rsid w:val="00AF0F59"/>
    <w:rsid w:val="00AF1F98"/>
    <w:rsid w:val="00AF3B40"/>
    <w:rsid w:val="00AF54FE"/>
    <w:rsid w:val="00AF68ED"/>
    <w:rsid w:val="00AF732D"/>
    <w:rsid w:val="00B01AEA"/>
    <w:rsid w:val="00B01B3C"/>
    <w:rsid w:val="00B01F7A"/>
    <w:rsid w:val="00B02340"/>
    <w:rsid w:val="00B02C26"/>
    <w:rsid w:val="00B04BA1"/>
    <w:rsid w:val="00B063B3"/>
    <w:rsid w:val="00B065E6"/>
    <w:rsid w:val="00B07643"/>
    <w:rsid w:val="00B07CFC"/>
    <w:rsid w:val="00B12240"/>
    <w:rsid w:val="00B1235F"/>
    <w:rsid w:val="00B12B64"/>
    <w:rsid w:val="00B13E65"/>
    <w:rsid w:val="00B1406C"/>
    <w:rsid w:val="00B1417B"/>
    <w:rsid w:val="00B14318"/>
    <w:rsid w:val="00B145DE"/>
    <w:rsid w:val="00B147F9"/>
    <w:rsid w:val="00B151EE"/>
    <w:rsid w:val="00B1567F"/>
    <w:rsid w:val="00B15EB6"/>
    <w:rsid w:val="00B16114"/>
    <w:rsid w:val="00B161AA"/>
    <w:rsid w:val="00B16476"/>
    <w:rsid w:val="00B16C64"/>
    <w:rsid w:val="00B17040"/>
    <w:rsid w:val="00B17780"/>
    <w:rsid w:val="00B17E25"/>
    <w:rsid w:val="00B205AD"/>
    <w:rsid w:val="00B205DB"/>
    <w:rsid w:val="00B20AB4"/>
    <w:rsid w:val="00B210C9"/>
    <w:rsid w:val="00B2128F"/>
    <w:rsid w:val="00B22E80"/>
    <w:rsid w:val="00B23316"/>
    <w:rsid w:val="00B23483"/>
    <w:rsid w:val="00B23D04"/>
    <w:rsid w:val="00B23EA2"/>
    <w:rsid w:val="00B25FB7"/>
    <w:rsid w:val="00B266F4"/>
    <w:rsid w:val="00B270F0"/>
    <w:rsid w:val="00B27D15"/>
    <w:rsid w:val="00B30265"/>
    <w:rsid w:val="00B305E4"/>
    <w:rsid w:val="00B30654"/>
    <w:rsid w:val="00B30E4B"/>
    <w:rsid w:val="00B3174B"/>
    <w:rsid w:val="00B32075"/>
    <w:rsid w:val="00B32BBC"/>
    <w:rsid w:val="00B331E1"/>
    <w:rsid w:val="00B332ED"/>
    <w:rsid w:val="00B34288"/>
    <w:rsid w:val="00B343A0"/>
    <w:rsid w:val="00B349E4"/>
    <w:rsid w:val="00B34BA1"/>
    <w:rsid w:val="00B354D8"/>
    <w:rsid w:val="00B36A05"/>
    <w:rsid w:val="00B36F8D"/>
    <w:rsid w:val="00B373AA"/>
    <w:rsid w:val="00B3767A"/>
    <w:rsid w:val="00B3788D"/>
    <w:rsid w:val="00B40861"/>
    <w:rsid w:val="00B4170C"/>
    <w:rsid w:val="00B4198E"/>
    <w:rsid w:val="00B42050"/>
    <w:rsid w:val="00B423FA"/>
    <w:rsid w:val="00B42611"/>
    <w:rsid w:val="00B45181"/>
    <w:rsid w:val="00B457B6"/>
    <w:rsid w:val="00B47134"/>
    <w:rsid w:val="00B471B3"/>
    <w:rsid w:val="00B47BB9"/>
    <w:rsid w:val="00B47D8E"/>
    <w:rsid w:val="00B47DBC"/>
    <w:rsid w:val="00B47EAE"/>
    <w:rsid w:val="00B50270"/>
    <w:rsid w:val="00B50404"/>
    <w:rsid w:val="00B51382"/>
    <w:rsid w:val="00B516E3"/>
    <w:rsid w:val="00B51F9B"/>
    <w:rsid w:val="00B5249F"/>
    <w:rsid w:val="00B53F55"/>
    <w:rsid w:val="00B55A62"/>
    <w:rsid w:val="00B57D30"/>
    <w:rsid w:val="00B57D67"/>
    <w:rsid w:val="00B60982"/>
    <w:rsid w:val="00B60B20"/>
    <w:rsid w:val="00B61C1D"/>
    <w:rsid w:val="00B62D32"/>
    <w:rsid w:val="00B62D69"/>
    <w:rsid w:val="00B6323C"/>
    <w:rsid w:val="00B63E19"/>
    <w:rsid w:val="00B64F1A"/>
    <w:rsid w:val="00B65C4E"/>
    <w:rsid w:val="00B65E3F"/>
    <w:rsid w:val="00B66AAD"/>
    <w:rsid w:val="00B67049"/>
    <w:rsid w:val="00B672E2"/>
    <w:rsid w:val="00B7040B"/>
    <w:rsid w:val="00B71D72"/>
    <w:rsid w:val="00B72721"/>
    <w:rsid w:val="00B7352D"/>
    <w:rsid w:val="00B7360A"/>
    <w:rsid w:val="00B737B8"/>
    <w:rsid w:val="00B741F7"/>
    <w:rsid w:val="00B74373"/>
    <w:rsid w:val="00B75326"/>
    <w:rsid w:val="00B75620"/>
    <w:rsid w:val="00B76D4F"/>
    <w:rsid w:val="00B774BD"/>
    <w:rsid w:val="00B77A11"/>
    <w:rsid w:val="00B77CA4"/>
    <w:rsid w:val="00B81C82"/>
    <w:rsid w:val="00B82603"/>
    <w:rsid w:val="00B82EB6"/>
    <w:rsid w:val="00B83E18"/>
    <w:rsid w:val="00B84ECC"/>
    <w:rsid w:val="00B8603D"/>
    <w:rsid w:val="00B8612F"/>
    <w:rsid w:val="00B87CDF"/>
    <w:rsid w:val="00B91267"/>
    <w:rsid w:val="00B91811"/>
    <w:rsid w:val="00B9218C"/>
    <w:rsid w:val="00B925BD"/>
    <w:rsid w:val="00B92639"/>
    <w:rsid w:val="00B929A5"/>
    <w:rsid w:val="00B92D4E"/>
    <w:rsid w:val="00B92E69"/>
    <w:rsid w:val="00B92F74"/>
    <w:rsid w:val="00B93103"/>
    <w:rsid w:val="00B935B6"/>
    <w:rsid w:val="00B941C0"/>
    <w:rsid w:val="00B946B8"/>
    <w:rsid w:val="00B95BEE"/>
    <w:rsid w:val="00B95D3B"/>
    <w:rsid w:val="00B96334"/>
    <w:rsid w:val="00B97013"/>
    <w:rsid w:val="00B972B3"/>
    <w:rsid w:val="00B97475"/>
    <w:rsid w:val="00B97EBF"/>
    <w:rsid w:val="00BA1250"/>
    <w:rsid w:val="00BA13E5"/>
    <w:rsid w:val="00BA14A2"/>
    <w:rsid w:val="00BA2C3D"/>
    <w:rsid w:val="00BA3A13"/>
    <w:rsid w:val="00BA3EDB"/>
    <w:rsid w:val="00BA4CC2"/>
    <w:rsid w:val="00BA4D13"/>
    <w:rsid w:val="00BA4FBE"/>
    <w:rsid w:val="00BA595C"/>
    <w:rsid w:val="00BA59BB"/>
    <w:rsid w:val="00BA5D44"/>
    <w:rsid w:val="00BA61D4"/>
    <w:rsid w:val="00BA7478"/>
    <w:rsid w:val="00BA7622"/>
    <w:rsid w:val="00BA7EB8"/>
    <w:rsid w:val="00BB0CD8"/>
    <w:rsid w:val="00BB0DA3"/>
    <w:rsid w:val="00BB10AE"/>
    <w:rsid w:val="00BB1B4E"/>
    <w:rsid w:val="00BB27BC"/>
    <w:rsid w:val="00BB2988"/>
    <w:rsid w:val="00BB2F13"/>
    <w:rsid w:val="00BB3F4E"/>
    <w:rsid w:val="00BB442B"/>
    <w:rsid w:val="00BB6C03"/>
    <w:rsid w:val="00BB6F49"/>
    <w:rsid w:val="00BB6F88"/>
    <w:rsid w:val="00BB70DE"/>
    <w:rsid w:val="00BB71B7"/>
    <w:rsid w:val="00BB7BDE"/>
    <w:rsid w:val="00BC0074"/>
    <w:rsid w:val="00BC0E19"/>
    <w:rsid w:val="00BC168D"/>
    <w:rsid w:val="00BC19AC"/>
    <w:rsid w:val="00BC2229"/>
    <w:rsid w:val="00BC275B"/>
    <w:rsid w:val="00BC2937"/>
    <w:rsid w:val="00BC2FFC"/>
    <w:rsid w:val="00BC46C3"/>
    <w:rsid w:val="00BC6573"/>
    <w:rsid w:val="00BC680A"/>
    <w:rsid w:val="00BC6E3A"/>
    <w:rsid w:val="00BC6FE2"/>
    <w:rsid w:val="00BC73B4"/>
    <w:rsid w:val="00BD28A9"/>
    <w:rsid w:val="00BD2969"/>
    <w:rsid w:val="00BD2ACF"/>
    <w:rsid w:val="00BD2ED9"/>
    <w:rsid w:val="00BD308E"/>
    <w:rsid w:val="00BD3ACC"/>
    <w:rsid w:val="00BD46A1"/>
    <w:rsid w:val="00BD4984"/>
    <w:rsid w:val="00BD5205"/>
    <w:rsid w:val="00BD6CFE"/>
    <w:rsid w:val="00BD752E"/>
    <w:rsid w:val="00BD791A"/>
    <w:rsid w:val="00BE03FA"/>
    <w:rsid w:val="00BE0831"/>
    <w:rsid w:val="00BE2146"/>
    <w:rsid w:val="00BE364E"/>
    <w:rsid w:val="00BE3ED5"/>
    <w:rsid w:val="00BE4056"/>
    <w:rsid w:val="00BE41C3"/>
    <w:rsid w:val="00BE62A9"/>
    <w:rsid w:val="00BE6364"/>
    <w:rsid w:val="00BE79DE"/>
    <w:rsid w:val="00BE7E04"/>
    <w:rsid w:val="00BF0530"/>
    <w:rsid w:val="00BF1707"/>
    <w:rsid w:val="00BF1B7F"/>
    <w:rsid w:val="00BF2163"/>
    <w:rsid w:val="00BF23A6"/>
    <w:rsid w:val="00BF360D"/>
    <w:rsid w:val="00BF3C6A"/>
    <w:rsid w:val="00BF3F3A"/>
    <w:rsid w:val="00BF4532"/>
    <w:rsid w:val="00BF494B"/>
    <w:rsid w:val="00BF5BBC"/>
    <w:rsid w:val="00BF6C01"/>
    <w:rsid w:val="00BF6E2C"/>
    <w:rsid w:val="00BF71D2"/>
    <w:rsid w:val="00BF7540"/>
    <w:rsid w:val="00C01479"/>
    <w:rsid w:val="00C015C5"/>
    <w:rsid w:val="00C01705"/>
    <w:rsid w:val="00C021F6"/>
    <w:rsid w:val="00C0237E"/>
    <w:rsid w:val="00C02BD2"/>
    <w:rsid w:val="00C02C14"/>
    <w:rsid w:val="00C031DB"/>
    <w:rsid w:val="00C04468"/>
    <w:rsid w:val="00C0454B"/>
    <w:rsid w:val="00C04A4C"/>
    <w:rsid w:val="00C0589A"/>
    <w:rsid w:val="00C0591E"/>
    <w:rsid w:val="00C05E58"/>
    <w:rsid w:val="00C0641F"/>
    <w:rsid w:val="00C06CCE"/>
    <w:rsid w:val="00C070C7"/>
    <w:rsid w:val="00C071CC"/>
    <w:rsid w:val="00C072B6"/>
    <w:rsid w:val="00C109A9"/>
    <w:rsid w:val="00C10E9D"/>
    <w:rsid w:val="00C13398"/>
    <w:rsid w:val="00C139F5"/>
    <w:rsid w:val="00C13A55"/>
    <w:rsid w:val="00C13AA5"/>
    <w:rsid w:val="00C13BCE"/>
    <w:rsid w:val="00C14574"/>
    <w:rsid w:val="00C1598D"/>
    <w:rsid w:val="00C15C13"/>
    <w:rsid w:val="00C15C50"/>
    <w:rsid w:val="00C15D54"/>
    <w:rsid w:val="00C167FF"/>
    <w:rsid w:val="00C16C67"/>
    <w:rsid w:val="00C16F0E"/>
    <w:rsid w:val="00C17F95"/>
    <w:rsid w:val="00C2026A"/>
    <w:rsid w:val="00C20750"/>
    <w:rsid w:val="00C20784"/>
    <w:rsid w:val="00C20811"/>
    <w:rsid w:val="00C20E27"/>
    <w:rsid w:val="00C20EFE"/>
    <w:rsid w:val="00C218D0"/>
    <w:rsid w:val="00C2244B"/>
    <w:rsid w:val="00C22521"/>
    <w:rsid w:val="00C22A55"/>
    <w:rsid w:val="00C242DB"/>
    <w:rsid w:val="00C244F7"/>
    <w:rsid w:val="00C244FD"/>
    <w:rsid w:val="00C249B6"/>
    <w:rsid w:val="00C258CB"/>
    <w:rsid w:val="00C25B69"/>
    <w:rsid w:val="00C25BCC"/>
    <w:rsid w:val="00C262D1"/>
    <w:rsid w:val="00C26543"/>
    <w:rsid w:val="00C3069E"/>
    <w:rsid w:val="00C30C91"/>
    <w:rsid w:val="00C311F8"/>
    <w:rsid w:val="00C31B48"/>
    <w:rsid w:val="00C333A1"/>
    <w:rsid w:val="00C34250"/>
    <w:rsid w:val="00C359B1"/>
    <w:rsid w:val="00C35CD3"/>
    <w:rsid w:val="00C367A7"/>
    <w:rsid w:val="00C37CB6"/>
    <w:rsid w:val="00C40297"/>
    <w:rsid w:val="00C404D6"/>
    <w:rsid w:val="00C407CD"/>
    <w:rsid w:val="00C41096"/>
    <w:rsid w:val="00C424DC"/>
    <w:rsid w:val="00C4273F"/>
    <w:rsid w:val="00C42C4D"/>
    <w:rsid w:val="00C42FC2"/>
    <w:rsid w:val="00C4400B"/>
    <w:rsid w:val="00C4459F"/>
    <w:rsid w:val="00C446EC"/>
    <w:rsid w:val="00C44FEB"/>
    <w:rsid w:val="00C45617"/>
    <w:rsid w:val="00C456F8"/>
    <w:rsid w:val="00C45C10"/>
    <w:rsid w:val="00C45D98"/>
    <w:rsid w:val="00C4799D"/>
    <w:rsid w:val="00C5136F"/>
    <w:rsid w:val="00C51C56"/>
    <w:rsid w:val="00C51E1D"/>
    <w:rsid w:val="00C52CE6"/>
    <w:rsid w:val="00C52D8A"/>
    <w:rsid w:val="00C52D93"/>
    <w:rsid w:val="00C536CC"/>
    <w:rsid w:val="00C53B00"/>
    <w:rsid w:val="00C53F89"/>
    <w:rsid w:val="00C5431D"/>
    <w:rsid w:val="00C543EA"/>
    <w:rsid w:val="00C5474F"/>
    <w:rsid w:val="00C5477C"/>
    <w:rsid w:val="00C54AA8"/>
    <w:rsid w:val="00C551BF"/>
    <w:rsid w:val="00C5574D"/>
    <w:rsid w:val="00C571E7"/>
    <w:rsid w:val="00C57A10"/>
    <w:rsid w:val="00C57A97"/>
    <w:rsid w:val="00C60003"/>
    <w:rsid w:val="00C61063"/>
    <w:rsid w:val="00C612DA"/>
    <w:rsid w:val="00C61330"/>
    <w:rsid w:val="00C626F2"/>
    <w:rsid w:val="00C629FB"/>
    <w:rsid w:val="00C638FF"/>
    <w:rsid w:val="00C63D0D"/>
    <w:rsid w:val="00C64BDA"/>
    <w:rsid w:val="00C64C41"/>
    <w:rsid w:val="00C64E62"/>
    <w:rsid w:val="00C6520E"/>
    <w:rsid w:val="00C65776"/>
    <w:rsid w:val="00C6624C"/>
    <w:rsid w:val="00C66965"/>
    <w:rsid w:val="00C66FBB"/>
    <w:rsid w:val="00C67D21"/>
    <w:rsid w:val="00C67D4E"/>
    <w:rsid w:val="00C70383"/>
    <w:rsid w:val="00C70D39"/>
    <w:rsid w:val="00C71000"/>
    <w:rsid w:val="00C71723"/>
    <w:rsid w:val="00C717C3"/>
    <w:rsid w:val="00C71B88"/>
    <w:rsid w:val="00C71E46"/>
    <w:rsid w:val="00C71FA1"/>
    <w:rsid w:val="00C722F5"/>
    <w:rsid w:val="00C72E2B"/>
    <w:rsid w:val="00C72F3F"/>
    <w:rsid w:val="00C734A4"/>
    <w:rsid w:val="00C734F4"/>
    <w:rsid w:val="00C7457E"/>
    <w:rsid w:val="00C75A49"/>
    <w:rsid w:val="00C762E0"/>
    <w:rsid w:val="00C76410"/>
    <w:rsid w:val="00C76EE7"/>
    <w:rsid w:val="00C8021E"/>
    <w:rsid w:val="00C80C2B"/>
    <w:rsid w:val="00C80C95"/>
    <w:rsid w:val="00C82A3D"/>
    <w:rsid w:val="00C82AB0"/>
    <w:rsid w:val="00C835C6"/>
    <w:rsid w:val="00C837C9"/>
    <w:rsid w:val="00C838BA"/>
    <w:rsid w:val="00C84B7E"/>
    <w:rsid w:val="00C851A8"/>
    <w:rsid w:val="00C85457"/>
    <w:rsid w:val="00C8601B"/>
    <w:rsid w:val="00C861C4"/>
    <w:rsid w:val="00C867B4"/>
    <w:rsid w:val="00C87212"/>
    <w:rsid w:val="00C877C3"/>
    <w:rsid w:val="00C87DB6"/>
    <w:rsid w:val="00C87E66"/>
    <w:rsid w:val="00C90154"/>
    <w:rsid w:val="00C90A1A"/>
    <w:rsid w:val="00C911BB"/>
    <w:rsid w:val="00C91306"/>
    <w:rsid w:val="00C91A57"/>
    <w:rsid w:val="00C91D07"/>
    <w:rsid w:val="00C928B6"/>
    <w:rsid w:val="00C92B3C"/>
    <w:rsid w:val="00C92B73"/>
    <w:rsid w:val="00C952C0"/>
    <w:rsid w:val="00C9577B"/>
    <w:rsid w:val="00C95799"/>
    <w:rsid w:val="00C96143"/>
    <w:rsid w:val="00C96808"/>
    <w:rsid w:val="00C970CF"/>
    <w:rsid w:val="00CA0A13"/>
    <w:rsid w:val="00CA1001"/>
    <w:rsid w:val="00CA1268"/>
    <w:rsid w:val="00CA1277"/>
    <w:rsid w:val="00CA1A7C"/>
    <w:rsid w:val="00CA1FCC"/>
    <w:rsid w:val="00CA2628"/>
    <w:rsid w:val="00CA33B7"/>
    <w:rsid w:val="00CA3EF6"/>
    <w:rsid w:val="00CA3F66"/>
    <w:rsid w:val="00CA5A99"/>
    <w:rsid w:val="00CA66F9"/>
    <w:rsid w:val="00CA68B3"/>
    <w:rsid w:val="00CA6EA8"/>
    <w:rsid w:val="00CB01B6"/>
    <w:rsid w:val="00CB05BE"/>
    <w:rsid w:val="00CB0890"/>
    <w:rsid w:val="00CB09E2"/>
    <w:rsid w:val="00CB197A"/>
    <w:rsid w:val="00CB1A00"/>
    <w:rsid w:val="00CB1BC6"/>
    <w:rsid w:val="00CB1D29"/>
    <w:rsid w:val="00CB241D"/>
    <w:rsid w:val="00CB3211"/>
    <w:rsid w:val="00CB3351"/>
    <w:rsid w:val="00CB3456"/>
    <w:rsid w:val="00CB37A9"/>
    <w:rsid w:val="00CB3B65"/>
    <w:rsid w:val="00CB45CD"/>
    <w:rsid w:val="00CB467A"/>
    <w:rsid w:val="00CB46F6"/>
    <w:rsid w:val="00CB55FC"/>
    <w:rsid w:val="00CB5B39"/>
    <w:rsid w:val="00CB61B0"/>
    <w:rsid w:val="00CB636E"/>
    <w:rsid w:val="00CB6D90"/>
    <w:rsid w:val="00CB6EEC"/>
    <w:rsid w:val="00CB74BD"/>
    <w:rsid w:val="00CC0020"/>
    <w:rsid w:val="00CC05D9"/>
    <w:rsid w:val="00CC0643"/>
    <w:rsid w:val="00CC10DD"/>
    <w:rsid w:val="00CC1E48"/>
    <w:rsid w:val="00CC2078"/>
    <w:rsid w:val="00CC25D4"/>
    <w:rsid w:val="00CC42D6"/>
    <w:rsid w:val="00CC4644"/>
    <w:rsid w:val="00CC4A1F"/>
    <w:rsid w:val="00CC5327"/>
    <w:rsid w:val="00CC56ED"/>
    <w:rsid w:val="00CC5807"/>
    <w:rsid w:val="00CC5818"/>
    <w:rsid w:val="00CC5B01"/>
    <w:rsid w:val="00CC5D36"/>
    <w:rsid w:val="00CC62E8"/>
    <w:rsid w:val="00CC7514"/>
    <w:rsid w:val="00CC7598"/>
    <w:rsid w:val="00CC790B"/>
    <w:rsid w:val="00CD08A3"/>
    <w:rsid w:val="00CD1036"/>
    <w:rsid w:val="00CD1223"/>
    <w:rsid w:val="00CD1D1B"/>
    <w:rsid w:val="00CD1D80"/>
    <w:rsid w:val="00CD2832"/>
    <w:rsid w:val="00CD29E8"/>
    <w:rsid w:val="00CD37C5"/>
    <w:rsid w:val="00CD4141"/>
    <w:rsid w:val="00CD46CA"/>
    <w:rsid w:val="00CD4B1A"/>
    <w:rsid w:val="00CD6963"/>
    <w:rsid w:val="00CD6F97"/>
    <w:rsid w:val="00CD7492"/>
    <w:rsid w:val="00CD7694"/>
    <w:rsid w:val="00CE00CC"/>
    <w:rsid w:val="00CE0D07"/>
    <w:rsid w:val="00CE0D4D"/>
    <w:rsid w:val="00CE1AA6"/>
    <w:rsid w:val="00CE258E"/>
    <w:rsid w:val="00CE3525"/>
    <w:rsid w:val="00CE3637"/>
    <w:rsid w:val="00CE38C5"/>
    <w:rsid w:val="00CE3D77"/>
    <w:rsid w:val="00CE4255"/>
    <w:rsid w:val="00CE4D01"/>
    <w:rsid w:val="00CE51FD"/>
    <w:rsid w:val="00CE70EB"/>
    <w:rsid w:val="00CE7883"/>
    <w:rsid w:val="00CF0975"/>
    <w:rsid w:val="00CF0B6D"/>
    <w:rsid w:val="00CF1CF0"/>
    <w:rsid w:val="00CF24FA"/>
    <w:rsid w:val="00CF2963"/>
    <w:rsid w:val="00CF43E7"/>
    <w:rsid w:val="00CF4488"/>
    <w:rsid w:val="00CF50C6"/>
    <w:rsid w:val="00CF51C3"/>
    <w:rsid w:val="00CF6840"/>
    <w:rsid w:val="00CF6874"/>
    <w:rsid w:val="00CF71F9"/>
    <w:rsid w:val="00D000E7"/>
    <w:rsid w:val="00D00624"/>
    <w:rsid w:val="00D01217"/>
    <w:rsid w:val="00D0126A"/>
    <w:rsid w:val="00D01B66"/>
    <w:rsid w:val="00D01BF6"/>
    <w:rsid w:val="00D058D5"/>
    <w:rsid w:val="00D05949"/>
    <w:rsid w:val="00D07798"/>
    <w:rsid w:val="00D10004"/>
    <w:rsid w:val="00D106D1"/>
    <w:rsid w:val="00D108B5"/>
    <w:rsid w:val="00D11407"/>
    <w:rsid w:val="00D1192A"/>
    <w:rsid w:val="00D11C8E"/>
    <w:rsid w:val="00D121A8"/>
    <w:rsid w:val="00D12884"/>
    <w:rsid w:val="00D1298F"/>
    <w:rsid w:val="00D12AA4"/>
    <w:rsid w:val="00D12F45"/>
    <w:rsid w:val="00D130F2"/>
    <w:rsid w:val="00D133FF"/>
    <w:rsid w:val="00D1344D"/>
    <w:rsid w:val="00D136F8"/>
    <w:rsid w:val="00D13BD9"/>
    <w:rsid w:val="00D13CE0"/>
    <w:rsid w:val="00D154C1"/>
    <w:rsid w:val="00D159C8"/>
    <w:rsid w:val="00D15EE1"/>
    <w:rsid w:val="00D164D7"/>
    <w:rsid w:val="00D17F5A"/>
    <w:rsid w:val="00D232D7"/>
    <w:rsid w:val="00D2360A"/>
    <w:rsid w:val="00D237CB"/>
    <w:rsid w:val="00D23BB2"/>
    <w:rsid w:val="00D24D63"/>
    <w:rsid w:val="00D250F5"/>
    <w:rsid w:val="00D254AC"/>
    <w:rsid w:val="00D25A9F"/>
    <w:rsid w:val="00D26960"/>
    <w:rsid w:val="00D26ECA"/>
    <w:rsid w:val="00D26FC2"/>
    <w:rsid w:val="00D27FF2"/>
    <w:rsid w:val="00D3053A"/>
    <w:rsid w:val="00D309BE"/>
    <w:rsid w:val="00D30C8C"/>
    <w:rsid w:val="00D316E0"/>
    <w:rsid w:val="00D319E6"/>
    <w:rsid w:val="00D324F7"/>
    <w:rsid w:val="00D32FEA"/>
    <w:rsid w:val="00D3393C"/>
    <w:rsid w:val="00D3466C"/>
    <w:rsid w:val="00D348C8"/>
    <w:rsid w:val="00D3537F"/>
    <w:rsid w:val="00D35B46"/>
    <w:rsid w:val="00D3708C"/>
    <w:rsid w:val="00D3738E"/>
    <w:rsid w:val="00D37E40"/>
    <w:rsid w:val="00D4055D"/>
    <w:rsid w:val="00D409A2"/>
    <w:rsid w:val="00D40DB1"/>
    <w:rsid w:val="00D40FD0"/>
    <w:rsid w:val="00D411CF"/>
    <w:rsid w:val="00D41E99"/>
    <w:rsid w:val="00D42074"/>
    <w:rsid w:val="00D434EE"/>
    <w:rsid w:val="00D438A4"/>
    <w:rsid w:val="00D44457"/>
    <w:rsid w:val="00D44DFF"/>
    <w:rsid w:val="00D45327"/>
    <w:rsid w:val="00D4561B"/>
    <w:rsid w:val="00D45977"/>
    <w:rsid w:val="00D45A59"/>
    <w:rsid w:val="00D464B3"/>
    <w:rsid w:val="00D46C94"/>
    <w:rsid w:val="00D46D47"/>
    <w:rsid w:val="00D478CA"/>
    <w:rsid w:val="00D507B3"/>
    <w:rsid w:val="00D51662"/>
    <w:rsid w:val="00D51F53"/>
    <w:rsid w:val="00D526AF"/>
    <w:rsid w:val="00D5286A"/>
    <w:rsid w:val="00D52FFF"/>
    <w:rsid w:val="00D538E7"/>
    <w:rsid w:val="00D54076"/>
    <w:rsid w:val="00D540B5"/>
    <w:rsid w:val="00D54210"/>
    <w:rsid w:val="00D54A9A"/>
    <w:rsid w:val="00D55400"/>
    <w:rsid w:val="00D5561E"/>
    <w:rsid w:val="00D55C86"/>
    <w:rsid w:val="00D5653B"/>
    <w:rsid w:val="00D56E61"/>
    <w:rsid w:val="00D5705D"/>
    <w:rsid w:val="00D57537"/>
    <w:rsid w:val="00D57E17"/>
    <w:rsid w:val="00D602A0"/>
    <w:rsid w:val="00D60841"/>
    <w:rsid w:val="00D61249"/>
    <w:rsid w:val="00D618A7"/>
    <w:rsid w:val="00D6195B"/>
    <w:rsid w:val="00D6250D"/>
    <w:rsid w:val="00D63378"/>
    <w:rsid w:val="00D641F9"/>
    <w:rsid w:val="00D65181"/>
    <w:rsid w:val="00D6518B"/>
    <w:rsid w:val="00D66172"/>
    <w:rsid w:val="00D661F8"/>
    <w:rsid w:val="00D66990"/>
    <w:rsid w:val="00D67C8C"/>
    <w:rsid w:val="00D67D88"/>
    <w:rsid w:val="00D70547"/>
    <w:rsid w:val="00D7102B"/>
    <w:rsid w:val="00D7191A"/>
    <w:rsid w:val="00D72198"/>
    <w:rsid w:val="00D72804"/>
    <w:rsid w:val="00D73236"/>
    <w:rsid w:val="00D7408F"/>
    <w:rsid w:val="00D740D4"/>
    <w:rsid w:val="00D74BFB"/>
    <w:rsid w:val="00D74F80"/>
    <w:rsid w:val="00D74F9A"/>
    <w:rsid w:val="00D74FA5"/>
    <w:rsid w:val="00D75A82"/>
    <w:rsid w:val="00D76CC5"/>
    <w:rsid w:val="00D77630"/>
    <w:rsid w:val="00D77F73"/>
    <w:rsid w:val="00D80F85"/>
    <w:rsid w:val="00D813C2"/>
    <w:rsid w:val="00D83562"/>
    <w:rsid w:val="00D835C7"/>
    <w:rsid w:val="00D844C4"/>
    <w:rsid w:val="00D8499F"/>
    <w:rsid w:val="00D84C12"/>
    <w:rsid w:val="00D84C72"/>
    <w:rsid w:val="00D85E26"/>
    <w:rsid w:val="00D85F23"/>
    <w:rsid w:val="00D86418"/>
    <w:rsid w:val="00D86457"/>
    <w:rsid w:val="00D86A8D"/>
    <w:rsid w:val="00D86D89"/>
    <w:rsid w:val="00D878CD"/>
    <w:rsid w:val="00D87E62"/>
    <w:rsid w:val="00D90074"/>
    <w:rsid w:val="00D9172D"/>
    <w:rsid w:val="00D91918"/>
    <w:rsid w:val="00D91937"/>
    <w:rsid w:val="00D920B1"/>
    <w:rsid w:val="00D9219A"/>
    <w:rsid w:val="00D922EB"/>
    <w:rsid w:val="00D929AD"/>
    <w:rsid w:val="00D92A77"/>
    <w:rsid w:val="00D92B12"/>
    <w:rsid w:val="00D93D94"/>
    <w:rsid w:val="00D94091"/>
    <w:rsid w:val="00D94390"/>
    <w:rsid w:val="00D948C3"/>
    <w:rsid w:val="00D94D74"/>
    <w:rsid w:val="00D95E17"/>
    <w:rsid w:val="00D96038"/>
    <w:rsid w:val="00D9771F"/>
    <w:rsid w:val="00D97D11"/>
    <w:rsid w:val="00DA0F45"/>
    <w:rsid w:val="00DA1AEA"/>
    <w:rsid w:val="00DA2606"/>
    <w:rsid w:val="00DA32C8"/>
    <w:rsid w:val="00DA3C87"/>
    <w:rsid w:val="00DA3CFA"/>
    <w:rsid w:val="00DA3DB3"/>
    <w:rsid w:val="00DA42EC"/>
    <w:rsid w:val="00DA4929"/>
    <w:rsid w:val="00DA546B"/>
    <w:rsid w:val="00DA5845"/>
    <w:rsid w:val="00DA7AE4"/>
    <w:rsid w:val="00DB03F7"/>
    <w:rsid w:val="00DB088D"/>
    <w:rsid w:val="00DB175F"/>
    <w:rsid w:val="00DB28ED"/>
    <w:rsid w:val="00DB401F"/>
    <w:rsid w:val="00DB4683"/>
    <w:rsid w:val="00DB4DAB"/>
    <w:rsid w:val="00DB5C0A"/>
    <w:rsid w:val="00DB632F"/>
    <w:rsid w:val="00DB66DD"/>
    <w:rsid w:val="00DB6725"/>
    <w:rsid w:val="00DB6E4F"/>
    <w:rsid w:val="00DB7E0C"/>
    <w:rsid w:val="00DC00E0"/>
    <w:rsid w:val="00DC13D1"/>
    <w:rsid w:val="00DC15ED"/>
    <w:rsid w:val="00DC2B9F"/>
    <w:rsid w:val="00DC3140"/>
    <w:rsid w:val="00DC3180"/>
    <w:rsid w:val="00DC3486"/>
    <w:rsid w:val="00DC3ADE"/>
    <w:rsid w:val="00DC3D6F"/>
    <w:rsid w:val="00DC40C0"/>
    <w:rsid w:val="00DC4704"/>
    <w:rsid w:val="00DC4A31"/>
    <w:rsid w:val="00DC4D71"/>
    <w:rsid w:val="00DC5776"/>
    <w:rsid w:val="00DC5AFE"/>
    <w:rsid w:val="00DC6E90"/>
    <w:rsid w:val="00DC71F5"/>
    <w:rsid w:val="00DC7A91"/>
    <w:rsid w:val="00DD174B"/>
    <w:rsid w:val="00DD23FB"/>
    <w:rsid w:val="00DD25EF"/>
    <w:rsid w:val="00DD49DF"/>
    <w:rsid w:val="00DD5AA3"/>
    <w:rsid w:val="00DD5BDF"/>
    <w:rsid w:val="00DD6606"/>
    <w:rsid w:val="00DD6AF9"/>
    <w:rsid w:val="00DD71BE"/>
    <w:rsid w:val="00DD722D"/>
    <w:rsid w:val="00DD74A5"/>
    <w:rsid w:val="00DD7907"/>
    <w:rsid w:val="00DD7FED"/>
    <w:rsid w:val="00DE08C8"/>
    <w:rsid w:val="00DE16C3"/>
    <w:rsid w:val="00DE1ACE"/>
    <w:rsid w:val="00DE2093"/>
    <w:rsid w:val="00DE28C2"/>
    <w:rsid w:val="00DE2BD0"/>
    <w:rsid w:val="00DE377E"/>
    <w:rsid w:val="00DE42DF"/>
    <w:rsid w:val="00DE4F16"/>
    <w:rsid w:val="00DE512D"/>
    <w:rsid w:val="00DE5D28"/>
    <w:rsid w:val="00DE6474"/>
    <w:rsid w:val="00DE690B"/>
    <w:rsid w:val="00DE6C6A"/>
    <w:rsid w:val="00DE7372"/>
    <w:rsid w:val="00DE7D13"/>
    <w:rsid w:val="00DF1265"/>
    <w:rsid w:val="00DF1712"/>
    <w:rsid w:val="00DF17F7"/>
    <w:rsid w:val="00DF19B4"/>
    <w:rsid w:val="00DF24AB"/>
    <w:rsid w:val="00DF2D3F"/>
    <w:rsid w:val="00DF2E97"/>
    <w:rsid w:val="00DF3D8C"/>
    <w:rsid w:val="00DF4D60"/>
    <w:rsid w:val="00DF4FE5"/>
    <w:rsid w:val="00DF50DA"/>
    <w:rsid w:val="00DF53E2"/>
    <w:rsid w:val="00DF5935"/>
    <w:rsid w:val="00DF5B43"/>
    <w:rsid w:val="00DF6567"/>
    <w:rsid w:val="00DF74A5"/>
    <w:rsid w:val="00E003AC"/>
    <w:rsid w:val="00E00427"/>
    <w:rsid w:val="00E00740"/>
    <w:rsid w:val="00E013DF"/>
    <w:rsid w:val="00E02065"/>
    <w:rsid w:val="00E020AF"/>
    <w:rsid w:val="00E02208"/>
    <w:rsid w:val="00E022AA"/>
    <w:rsid w:val="00E0275B"/>
    <w:rsid w:val="00E03C35"/>
    <w:rsid w:val="00E04581"/>
    <w:rsid w:val="00E0480E"/>
    <w:rsid w:val="00E04C2D"/>
    <w:rsid w:val="00E04DB3"/>
    <w:rsid w:val="00E05597"/>
    <w:rsid w:val="00E05A01"/>
    <w:rsid w:val="00E05A3E"/>
    <w:rsid w:val="00E05BDB"/>
    <w:rsid w:val="00E06AAC"/>
    <w:rsid w:val="00E073CA"/>
    <w:rsid w:val="00E07E1F"/>
    <w:rsid w:val="00E112AE"/>
    <w:rsid w:val="00E1289F"/>
    <w:rsid w:val="00E14313"/>
    <w:rsid w:val="00E14579"/>
    <w:rsid w:val="00E1638D"/>
    <w:rsid w:val="00E17AC3"/>
    <w:rsid w:val="00E17ED0"/>
    <w:rsid w:val="00E208B7"/>
    <w:rsid w:val="00E21F5A"/>
    <w:rsid w:val="00E22326"/>
    <w:rsid w:val="00E22406"/>
    <w:rsid w:val="00E23025"/>
    <w:rsid w:val="00E23E9F"/>
    <w:rsid w:val="00E249FA"/>
    <w:rsid w:val="00E24A39"/>
    <w:rsid w:val="00E251F2"/>
    <w:rsid w:val="00E254C5"/>
    <w:rsid w:val="00E25C37"/>
    <w:rsid w:val="00E30873"/>
    <w:rsid w:val="00E30A84"/>
    <w:rsid w:val="00E3127F"/>
    <w:rsid w:val="00E3187F"/>
    <w:rsid w:val="00E31D47"/>
    <w:rsid w:val="00E33AB0"/>
    <w:rsid w:val="00E33C08"/>
    <w:rsid w:val="00E35081"/>
    <w:rsid w:val="00E37278"/>
    <w:rsid w:val="00E3747E"/>
    <w:rsid w:val="00E3755E"/>
    <w:rsid w:val="00E37C0C"/>
    <w:rsid w:val="00E37E0E"/>
    <w:rsid w:val="00E40D7D"/>
    <w:rsid w:val="00E41B4D"/>
    <w:rsid w:val="00E42383"/>
    <w:rsid w:val="00E42BA0"/>
    <w:rsid w:val="00E42C5D"/>
    <w:rsid w:val="00E4448F"/>
    <w:rsid w:val="00E465A8"/>
    <w:rsid w:val="00E46FB5"/>
    <w:rsid w:val="00E470C4"/>
    <w:rsid w:val="00E478C2"/>
    <w:rsid w:val="00E47DFD"/>
    <w:rsid w:val="00E518DC"/>
    <w:rsid w:val="00E52700"/>
    <w:rsid w:val="00E53872"/>
    <w:rsid w:val="00E53D3C"/>
    <w:rsid w:val="00E54F44"/>
    <w:rsid w:val="00E560B4"/>
    <w:rsid w:val="00E60175"/>
    <w:rsid w:val="00E607DD"/>
    <w:rsid w:val="00E60A1F"/>
    <w:rsid w:val="00E61579"/>
    <w:rsid w:val="00E617EB"/>
    <w:rsid w:val="00E62132"/>
    <w:rsid w:val="00E62646"/>
    <w:rsid w:val="00E627AA"/>
    <w:rsid w:val="00E6291A"/>
    <w:rsid w:val="00E6300F"/>
    <w:rsid w:val="00E63814"/>
    <w:rsid w:val="00E63A3C"/>
    <w:rsid w:val="00E65445"/>
    <w:rsid w:val="00E655F5"/>
    <w:rsid w:val="00E660A8"/>
    <w:rsid w:val="00E66137"/>
    <w:rsid w:val="00E663DA"/>
    <w:rsid w:val="00E666CA"/>
    <w:rsid w:val="00E667F9"/>
    <w:rsid w:val="00E66B1D"/>
    <w:rsid w:val="00E67B08"/>
    <w:rsid w:val="00E704DE"/>
    <w:rsid w:val="00E711E9"/>
    <w:rsid w:val="00E71A25"/>
    <w:rsid w:val="00E71E5A"/>
    <w:rsid w:val="00E723F9"/>
    <w:rsid w:val="00E74E88"/>
    <w:rsid w:val="00E74F00"/>
    <w:rsid w:val="00E75864"/>
    <w:rsid w:val="00E75CF4"/>
    <w:rsid w:val="00E76469"/>
    <w:rsid w:val="00E76B28"/>
    <w:rsid w:val="00E77416"/>
    <w:rsid w:val="00E775B1"/>
    <w:rsid w:val="00E7770D"/>
    <w:rsid w:val="00E777EB"/>
    <w:rsid w:val="00E77B20"/>
    <w:rsid w:val="00E80509"/>
    <w:rsid w:val="00E80804"/>
    <w:rsid w:val="00E80BE6"/>
    <w:rsid w:val="00E80F12"/>
    <w:rsid w:val="00E82265"/>
    <w:rsid w:val="00E83431"/>
    <w:rsid w:val="00E84CE9"/>
    <w:rsid w:val="00E85209"/>
    <w:rsid w:val="00E85430"/>
    <w:rsid w:val="00E85697"/>
    <w:rsid w:val="00E857DA"/>
    <w:rsid w:val="00E85F5E"/>
    <w:rsid w:val="00E85FF3"/>
    <w:rsid w:val="00E8619B"/>
    <w:rsid w:val="00E86204"/>
    <w:rsid w:val="00E865D1"/>
    <w:rsid w:val="00E8733E"/>
    <w:rsid w:val="00E9012A"/>
    <w:rsid w:val="00E90536"/>
    <w:rsid w:val="00E90607"/>
    <w:rsid w:val="00E92F4C"/>
    <w:rsid w:val="00E954F3"/>
    <w:rsid w:val="00E955CC"/>
    <w:rsid w:val="00E9566A"/>
    <w:rsid w:val="00E95767"/>
    <w:rsid w:val="00E95D09"/>
    <w:rsid w:val="00E95DD4"/>
    <w:rsid w:val="00E9650E"/>
    <w:rsid w:val="00E9671F"/>
    <w:rsid w:val="00E9692D"/>
    <w:rsid w:val="00E97125"/>
    <w:rsid w:val="00E97761"/>
    <w:rsid w:val="00E97D7C"/>
    <w:rsid w:val="00E97E58"/>
    <w:rsid w:val="00EA03B5"/>
    <w:rsid w:val="00EA0671"/>
    <w:rsid w:val="00EA06AD"/>
    <w:rsid w:val="00EA1631"/>
    <w:rsid w:val="00EA1CBC"/>
    <w:rsid w:val="00EA2965"/>
    <w:rsid w:val="00EA2DA1"/>
    <w:rsid w:val="00EA366E"/>
    <w:rsid w:val="00EA4793"/>
    <w:rsid w:val="00EA4A0D"/>
    <w:rsid w:val="00EA559E"/>
    <w:rsid w:val="00EA57D5"/>
    <w:rsid w:val="00EA5D89"/>
    <w:rsid w:val="00EA60C5"/>
    <w:rsid w:val="00EA6AC2"/>
    <w:rsid w:val="00EA78ED"/>
    <w:rsid w:val="00EB182A"/>
    <w:rsid w:val="00EB206C"/>
    <w:rsid w:val="00EB277A"/>
    <w:rsid w:val="00EB3670"/>
    <w:rsid w:val="00EB3D34"/>
    <w:rsid w:val="00EB4125"/>
    <w:rsid w:val="00EB48B1"/>
    <w:rsid w:val="00EB49B5"/>
    <w:rsid w:val="00EB4D7E"/>
    <w:rsid w:val="00EB5337"/>
    <w:rsid w:val="00EB5E4A"/>
    <w:rsid w:val="00EB60A6"/>
    <w:rsid w:val="00EB625C"/>
    <w:rsid w:val="00EB633F"/>
    <w:rsid w:val="00EB644F"/>
    <w:rsid w:val="00EB7634"/>
    <w:rsid w:val="00EB7D2D"/>
    <w:rsid w:val="00EB7E09"/>
    <w:rsid w:val="00EC00B2"/>
    <w:rsid w:val="00EC0B2F"/>
    <w:rsid w:val="00EC1639"/>
    <w:rsid w:val="00EC184F"/>
    <w:rsid w:val="00EC23F0"/>
    <w:rsid w:val="00EC37DB"/>
    <w:rsid w:val="00EC4576"/>
    <w:rsid w:val="00EC5139"/>
    <w:rsid w:val="00EC54FA"/>
    <w:rsid w:val="00EC5518"/>
    <w:rsid w:val="00EC5E26"/>
    <w:rsid w:val="00EC5F77"/>
    <w:rsid w:val="00EC699D"/>
    <w:rsid w:val="00EC7F12"/>
    <w:rsid w:val="00ED0647"/>
    <w:rsid w:val="00ED11D8"/>
    <w:rsid w:val="00ED167A"/>
    <w:rsid w:val="00ED1995"/>
    <w:rsid w:val="00ED1A65"/>
    <w:rsid w:val="00ED1FC2"/>
    <w:rsid w:val="00ED23C9"/>
    <w:rsid w:val="00ED2DE0"/>
    <w:rsid w:val="00ED37FB"/>
    <w:rsid w:val="00ED517F"/>
    <w:rsid w:val="00ED5452"/>
    <w:rsid w:val="00ED58E2"/>
    <w:rsid w:val="00ED65C7"/>
    <w:rsid w:val="00ED68FA"/>
    <w:rsid w:val="00ED69C5"/>
    <w:rsid w:val="00ED6E6B"/>
    <w:rsid w:val="00ED7783"/>
    <w:rsid w:val="00ED7837"/>
    <w:rsid w:val="00ED7B66"/>
    <w:rsid w:val="00ED7E1E"/>
    <w:rsid w:val="00EE00A6"/>
    <w:rsid w:val="00EE014C"/>
    <w:rsid w:val="00EE05B9"/>
    <w:rsid w:val="00EE0BCE"/>
    <w:rsid w:val="00EE0FF0"/>
    <w:rsid w:val="00EE2048"/>
    <w:rsid w:val="00EE2783"/>
    <w:rsid w:val="00EE2A95"/>
    <w:rsid w:val="00EE2B1B"/>
    <w:rsid w:val="00EE2E5C"/>
    <w:rsid w:val="00EE393B"/>
    <w:rsid w:val="00EE3E57"/>
    <w:rsid w:val="00EE4042"/>
    <w:rsid w:val="00EE42E4"/>
    <w:rsid w:val="00EE4AC3"/>
    <w:rsid w:val="00EE4B22"/>
    <w:rsid w:val="00EE4E43"/>
    <w:rsid w:val="00EE5871"/>
    <w:rsid w:val="00EE6CBB"/>
    <w:rsid w:val="00EE6E8C"/>
    <w:rsid w:val="00EE7616"/>
    <w:rsid w:val="00EE7854"/>
    <w:rsid w:val="00EE7BFE"/>
    <w:rsid w:val="00EF04D6"/>
    <w:rsid w:val="00EF061D"/>
    <w:rsid w:val="00EF1762"/>
    <w:rsid w:val="00EF36C9"/>
    <w:rsid w:val="00EF3730"/>
    <w:rsid w:val="00EF3BBD"/>
    <w:rsid w:val="00EF4087"/>
    <w:rsid w:val="00EF530E"/>
    <w:rsid w:val="00EF55E3"/>
    <w:rsid w:val="00EF5941"/>
    <w:rsid w:val="00EF6731"/>
    <w:rsid w:val="00EF679B"/>
    <w:rsid w:val="00EF6D47"/>
    <w:rsid w:val="00EF72B1"/>
    <w:rsid w:val="00EF74AC"/>
    <w:rsid w:val="00EF7560"/>
    <w:rsid w:val="00EF7D5C"/>
    <w:rsid w:val="00F00B9B"/>
    <w:rsid w:val="00F00E34"/>
    <w:rsid w:val="00F00FAC"/>
    <w:rsid w:val="00F011D6"/>
    <w:rsid w:val="00F012DA"/>
    <w:rsid w:val="00F01946"/>
    <w:rsid w:val="00F01991"/>
    <w:rsid w:val="00F0218A"/>
    <w:rsid w:val="00F03099"/>
    <w:rsid w:val="00F04064"/>
    <w:rsid w:val="00F041C6"/>
    <w:rsid w:val="00F05C4A"/>
    <w:rsid w:val="00F05CA9"/>
    <w:rsid w:val="00F05FC6"/>
    <w:rsid w:val="00F06088"/>
    <w:rsid w:val="00F06A15"/>
    <w:rsid w:val="00F074A0"/>
    <w:rsid w:val="00F079D5"/>
    <w:rsid w:val="00F07B31"/>
    <w:rsid w:val="00F07B55"/>
    <w:rsid w:val="00F07F25"/>
    <w:rsid w:val="00F1225B"/>
    <w:rsid w:val="00F1370E"/>
    <w:rsid w:val="00F13790"/>
    <w:rsid w:val="00F13799"/>
    <w:rsid w:val="00F13DC0"/>
    <w:rsid w:val="00F14202"/>
    <w:rsid w:val="00F150D6"/>
    <w:rsid w:val="00F15F28"/>
    <w:rsid w:val="00F16523"/>
    <w:rsid w:val="00F1686E"/>
    <w:rsid w:val="00F17149"/>
    <w:rsid w:val="00F17291"/>
    <w:rsid w:val="00F1798D"/>
    <w:rsid w:val="00F2013B"/>
    <w:rsid w:val="00F20685"/>
    <w:rsid w:val="00F20E10"/>
    <w:rsid w:val="00F219AF"/>
    <w:rsid w:val="00F21B0C"/>
    <w:rsid w:val="00F21BDC"/>
    <w:rsid w:val="00F21E5C"/>
    <w:rsid w:val="00F22596"/>
    <w:rsid w:val="00F23F79"/>
    <w:rsid w:val="00F23F81"/>
    <w:rsid w:val="00F24B8C"/>
    <w:rsid w:val="00F24EFF"/>
    <w:rsid w:val="00F2535B"/>
    <w:rsid w:val="00F27144"/>
    <w:rsid w:val="00F27220"/>
    <w:rsid w:val="00F2746E"/>
    <w:rsid w:val="00F274CC"/>
    <w:rsid w:val="00F3029F"/>
    <w:rsid w:val="00F31B31"/>
    <w:rsid w:val="00F332E2"/>
    <w:rsid w:val="00F338DB"/>
    <w:rsid w:val="00F33AC1"/>
    <w:rsid w:val="00F34AA8"/>
    <w:rsid w:val="00F358BD"/>
    <w:rsid w:val="00F35F9F"/>
    <w:rsid w:val="00F36737"/>
    <w:rsid w:val="00F36B8C"/>
    <w:rsid w:val="00F37310"/>
    <w:rsid w:val="00F3736F"/>
    <w:rsid w:val="00F37925"/>
    <w:rsid w:val="00F37A41"/>
    <w:rsid w:val="00F414AC"/>
    <w:rsid w:val="00F4188B"/>
    <w:rsid w:val="00F41922"/>
    <w:rsid w:val="00F428B2"/>
    <w:rsid w:val="00F431F1"/>
    <w:rsid w:val="00F43316"/>
    <w:rsid w:val="00F43824"/>
    <w:rsid w:val="00F445AF"/>
    <w:rsid w:val="00F44822"/>
    <w:rsid w:val="00F44898"/>
    <w:rsid w:val="00F45EEA"/>
    <w:rsid w:val="00F463D4"/>
    <w:rsid w:val="00F46829"/>
    <w:rsid w:val="00F46DD4"/>
    <w:rsid w:val="00F47BCE"/>
    <w:rsid w:val="00F47E4E"/>
    <w:rsid w:val="00F50028"/>
    <w:rsid w:val="00F503D8"/>
    <w:rsid w:val="00F50F50"/>
    <w:rsid w:val="00F51456"/>
    <w:rsid w:val="00F51487"/>
    <w:rsid w:val="00F52C34"/>
    <w:rsid w:val="00F534DA"/>
    <w:rsid w:val="00F53FBC"/>
    <w:rsid w:val="00F54838"/>
    <w:rsid w:val="00F54CA2"/>
    <w:rsid w:val="00F56035"/>
    <w:rsid w:val="00F56175"/>
    <w:rsid w:val="00F56841"/>
    <w:rsid w:val="00F577B5"/>
    <w:rsid w:val="00F61350"/>
    <w:rsid w:val="00F617E7"/>
    <w:rsid w:val="00F61EDF"/>
    <w:rsid w:val="00F628D6"/>
    <w:rsid w:val="00F637B9"/>
    <w:rsid w:val="00F6488B"/>
    <w:rsid w:val="00F64FD4"/>
    <w:rsid w:val="00F652E5"/>
    <w:rsid w:val="00F67D36"/>
    <w:rsid w:val="00F708E8"/>
    <w:rsid w:val="00F71A35"/>
    <w:rsid w:val="00F731DB"/>
    <w:rsid w:val="00F73967"/>
    <w:rsid w:val="00F73A06"/>
    <w:rsid w:val="00F73E05"/>
    <w:rsid w:val="00F7501C"/>
    <w:rsid w:val="00F75821"/>
    <w:rsid w:val="00F76542"/>
    <w:rsid w:val="00F76F25"/>
    <w:rsid w:val="00F770F3"/>
    <w:rsid w:val="00F77D35"/>
    <w:rsid w:val="00F80195"/>
    <w:rsid w:val="00F801C5"/>
    <w:rsid w:val="00F80B20"/>
    <w:rsid w:val="00F81433"/>
    <w:rsid w:val="00F81598"/>
    <w:rsid w:val="00F815B2"/>
    <w:rsid w:val="00F81B81"/>
    <w:rsid w:val="00F82022"/>
    <w:rsid w:val="00F82305"/>
    <w:rsid w:val="00F823B9"/>
    <w:rsid w:val="00F825A0"/>
    <w:rsid w:val="00F82C41"/>
    <w:rsid w:val="00F83693"/>
    <w:rsid w:val="00F8406A"/>
    <w:rsid w:val="00F84A61"/>
    <w:rsid w:val="00F85285"/>
    <w:rsid w:val="00F857AD"/>
    <w:rsid w:val="00F85B53"/>
    <w:rsid w:val="00F860FA"/>
    <w:rsid w:val="00F86117"/>
    <w:rsid w:val="00F87747"/>
    <w:rsid w:val="00F87A4C"/>
    <w:rsid w:val="00F90725"/>
    <w:rsid w:val="00F91188"/>
    <w:rsid w:val="00F91274"/>
    <w:rsid w:val="00F91A2F"/>
    <w:rsid w:val="00F91C1F"/>
    <w:rsid w:val="00F928D5"/>
    <w:rsid w:val="00F9335B"/>
    <w:rsid w:val="00F9377F"/>
    <w:rsid w:val="00F95A01"/>
    <w:rsid w:val="00F9653C"/>
    <w:rsid w:val="00F96AFF"/>
    <w:rsid w:val="00FA0723"/>
    <w:rsid w:val="00FA0B54"/>
    <w:rsid w:val="00FA3D30"/>
    <w:rsid w:val="00FA4347"/>
    <w:rsid w:val="00FA5779"/>
    <w:rsid w:val="00FA5AD5"/>
    <w:rsid w:val="00FA5CF4"/>
    <w:rsid w:val="00FA6BE2"/>
    <w:rsid w:val="00FA701D"/>
    <w:rsid w:val="00FA71E0"/>
    <w:rsid w:val="00FA722A"/>
    <w:rsid w:val="00FB048B"/>
    <w:rsid w:val="00FB214C"/>
    <w:rsid w:val="00FB27E6"/>
    <w:rsid w:val="00FB3999"/>
    <w:rsid w:val="00FB3E32"/>
    <w:rsid w:val="00FB3ECC"/>
    <w:rsid w:val="00FB44BA"/>
    <w:rsid w:val="00FB56C3"/>
    <w:rsid w:val="00FB64E0"/>
    <w:rsid w:val="00FB6C0B"/>
    <w:rsid w:val="00FB6D6A"/>
    <w:rsid w:val="00FB74F5"/>
    <w:rsid w:val="00FC03A1"/>
    <w:rsid w:val="00FC0538"/>
    <w:rsid w:val="00FC09F5"/>
    <w:rsid w:val="00FC1930"/>
    <w:rsid w:val="00FC1F71"/>
    <w:rsid w:val="00FC1FE5"/>
    <w:rsid w:val="00FC2480"/>
    <w:rsid w:val="00FC2D25"/>
    <w:rsid w:val="00FC306D"/>
    <w:rsid w:val="00FC3327"/>
    <w:rsid w:val="00FC3601"/>
    <w:rsid w:val="00FC37D3"/>
    <w:rsid w:val="00FC3FCA"/>
    <w:rsid w:val="00FC422A"/>
    <w:rsid w:val="00FC4762"/>
    <w:rsid w:val="00FC4B7F"/>
    <w:rsid w:val="00FC4C96"/>
    <w:rsid w:val="00FC4F13"/>
    <w:rsid w:val="00FC54B9"/>
    <w:rsid w:val="00FC6904"/>
    <w:rsid w:val="00FC6BE0"/>
    <w:rsid w:val="00FC6F5C"/>
    <w:rsid w:val="00FC7B4C"/>
    <w:rsid w:val="00FD024F"/>
    <w:rsid w:val="00FD0681"/>
    <w:rsid w:val="00FD1386"/>
    <w:rsid w:val="00FD15FA"/>
    <w:rsid w:val="00FD1A6A"/>
    <w:rsid w:val="00FD1E6A"/>
    <w:rsid w:val="00FD2B95"/>
    <w:rsid w:val="00FD2E96"/>
    <w:rsid w:val="00FD2FA6"/>
    <w:rsid w:val="00FD542E"/>
    <w:rsid w:val="00FD55D6"/>
    <w:rsid w:val="00FD57BD"/>
    <w:rsid w:val="00FD5941"/>
    <w:rsid w:val="00FE03AC"/>
    <w:rsid w:val="00FE1463"/>
    <w:rsid w:val="00FE151F"/>
    <w:rsid w:val="00FE1F53"/>
    <w:rsid w:val="00FE22C9"/>
    <w:rsid w:val="00FE283E"/>
    <w:rsid w:val="00FE3B6E"/>
    <w:rsid w:val="00FE5F5C"/>
    <w:rsid w:val="00FE742B"/>
    <w:rsid w:val="00FE7D75"/>
    <w:rsid w:val="00FF012A"/>
    <w:rsid w:val="00FF022A"/>
    <w:rsid w:val="00FF1072"/>
    <w:rsid w:val="00FF1485"/>
    <w:rsid w:val="00FF1DC0"/>
    <w:rsid w:val="00FF1E3D"/>
    <w:rsid w:val="00FF1F5F"/>
    <w:rsid w:val="00FF275F"/>
    <w:rsid w:val="00FF2E02"/>
    <w:rsid w:val="00FF3704"/>
    <w:rsid w:val="00FF3E2B"/>
    <w:rsid w:val="00FF4592"/>
    <w:rsid w:val="00FF4F6D"/>
    <w:rsid w:val="00FF557A"/>
    <w:rsid w:val="00FF687D"/>
    <w:rsid w:val="00FF6A6C"/>
    <w:rsid w:val="00FF6F9F"/>
    <w:rsid w:val="00FF6FDB"/>
    <w:rsid w:val="05750A1C"/>
    <w:rsid w:val="06791ED9"/>
    <w:rsid w:val="076864F8"/>
    <w:rsid w:val="0BDB00FD"/>
    <w:rsid w:val="11A948BA"/>
    <w:rsid w:val="12900868"/>
    <w:rsid w:val="166F4405"/>
    <w:rsid w:val="196C502B"/>
    <w:rsid w:val="230D26F2"/>
    <w:rsid w:val="2BA267CE"/>
    <w:rsid w:val="2FB608D0"/>
    <w:rsid w:val="30C006D8"/>
    <w:rsid w:val="40A46B0B"/>
    <w:rsid w:val="44F235AD"/>
    <w:rsid w:val="466822EB"/>
    <w:rsid w:val="476D294A"/>
    <w:rsid w:val="53C56794"/>
    <w:rsid w:val="589C692A"/>
    <w:rsid w:val="65885548"/>
    <w:rsid w:val="67CC7647"/>
    <w:rsid w:val="767744A1"/>
    <w:rsid w:val="7AAC6B1D"/>
    <w:rsid w:val="7B567F82"/>
    <w:rsid w:val="7BB56AC8"/>
    <w:rsid w:val="7BE348A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2"/>
    <w:qFormat/>
    <w:uiPriority w:val="0"/>
    <w:pPr>
      <w:keepNext/>
      <w:keepLines/>
      <w:numPr>
        <w:ilvl w:val="1"/>
        <w:numId w:val="1"/>
      </w:numPr>
      <w:tabs>
        <w:tab w:val="left" w:pos="709"/>
      </w:tabs>
      <w:spacing w:before="200" w:after="140"/>
      <w:ind w:left="0" w:firstLine="0"/>
      <w:outlineLvl w:val="1"/>
    </w:pPr>
    <w:rPr>
      <w:rFonts w:eastAsia="黑体"/>
      <w:bCs/>
      <w:sz w:val="28"/>
      <w:szCs w:val="32"/>
    </w:rPr>
  </w:style>
  <w:style w:type="paragraph" w:styleId="4">
    <w:name w:val="heading 3"/>
    <w:basedOn w:val="1"/>
    <w:next w:val="1"/>
    <w:link w:val="46"/>
    <w:qFormat/>
    <w:uiPriority w:val="0"/>
    <w:pPr>
      <w:keepNext/>
      <w:keepLines/>
      <w:numPr>
        <w:ilvl w:val="2"/>
        <w:numId w:val="1"/>
      </w:numPr>
      <w:spacing w:before="140" w:after="80"/>
      <w:ind w:left="0" w:firstLine="0"/>
      <w:outlineLvl w:val="2"/>
    </w:pPr>
    <w:rPr>
      <w:rFonts w:eastAsia="黑体"/>
      <w:szCs w:val="32"/>
    </w:rPr>
  </w:style>
  <w:style w:type="paragraph" w:styleId="5">
    <w:name w:val="heading 4"/>
    <w:basedOn w:val="1"/>
    <w:next w:val="1"/>
    <w:link w:val="47"/>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8"/>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9"/>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90"/>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1"/>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40">
    <w:name w:val="Default Paragraph Font"/>
    <w:semiHidden/>
    <w:unhideWhenUsed/>
    <w:qFormat/>
    <w:uiPriority w:val="1"/>
  </w:style>
  <w:style w:type="table" w:default="1" w:styleId="37">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440"/>
      <w:jc w:val="left"/>
    </w:pPr>
    <w:rPr>
      <w:rFonts w:asciiTheme="minorHAnsi" w:hAnsiTheme="minorHAnsi" w:cstheme="minorHAnsi"/>
      <w:sz w:val="18"/>
      <w:szCs w:val="18"/>
    </w:rPr>
  </w:style>
  <w:style w:type="paragraph" w:styleId="12">
    <w:name w:val="Normal Indent"/>
    <w:basedOn w:val="1"/>
    <w:qFormat/>
    <w:uiPriority w:val="0"/>
    <w:pPr>
      <w:ind w:firstLine="420" w:firstLineChars="200"/>
    </w:pPr>
  </w:style>
  <w:style w:type="paragraph" w:styleId="13">
    <w:name w:val="caption"/>
    <w:basedOn w:val="1"/>
    <w:next w:val="1"/>
    <w:qFormat/>
    <w:uiPriority w:val="0"/>
    <w:pPr>
      <w:ind w:left="100" w:hanging="100" w:hangingChars="100"/>
    </w:pPr>
    <w:rPr>
      <w:rFonts w:ascii="Cambria" w:hAnsi="Cambria" w:eastAsia="黑体"/>
      <w:sz w:val="20"/>
      <w:szCs w:val="20"/>
    </w:rPr>
  </w:style>
  <w:style w:type="paragraph" w:styleId="14">
    <w:name w:val="Document Map"/>
    <w:basedOn w:val="1"/>
    <w:semiHidden/>
    <w:qFormat/>
    <w:uiPriority w:val="0"/>
    <w:pPr>
      <w:shd w:val="clear" w:color="auto" w:fill="000080"/>
    </w:pPr>
  </w:style>
  <w:style w:type="paragraph" w:styleId="15">
    <w:name w:val="annotation text"/>
    <w:basedOn w:val="1"/>
    <w:link w:val="79"/>
    <w:qFormat/>
    <w:uiPriority w:val="0"/>
    <w:pPr>
      <w:jc w:val="left"/>
    </w:pPr>
    <w:rPr>
      <w:lang w:val="zh-CN" w:eastAsia="zh-CN"/>
    </w:rPr>
  </w:style>
  <w:style w:type="paragraph" w:styleId="16">
    <w:name w:val="Body Text"/>
    <w:basedOn w:val="1"/>
    <w:qFormat/>
    <w:uiPriority w:val="0"/>
    <w:pPr>
      <w:spacing w:after="120"/>
    </w:pPr>
  </w:style>
  <w:style w:type="paragraph" w:styleId="17">
    <w:name w:val="Body Text Indent"/>
    <w:basedOn w:val="1"/>
    <w:qFormat/>
    <w:uiPriority w:val="0"/>
    <w:pPr>
      <w:spacing w:after="120"/>
      <w:ind w:left="420" w:leftChars="200"/>
    </w:pPr>
  </w:style>
  <w:style w:type="paragraph" w:styleId="18">
    <w:name w:val="toc 5"/>
    <w:basedOn w:val="1"/>
    <w:next w:val="1"/>
    <w:qFormat/>
    <w:uiPriority w:val="39"/>
    <w:pPr>
      <w:ind w:left="960"/>
      <w:jc w:val="left"/>
    </w:pPr>
    <w:rPr>
      <w:rFonts w:asciiTheme="minorHAnsi" w:hAnsiTheme="minorHAnsi" w:cstheme="minorHAnsi"/>
      <w:sz w:val="18"/>
      <w:szCs w:val="18"/>
    </w:rPr>
  </w:style>
  <w:style w:type="paragraph" w:styleId="19">
    <w:name w:val="toc 3"/>
    <w:basedOn w:val="1"/>
    <w:next w:val="1"/>
    <w:qFormat/>
    <w:uiPriority w:val="39"/>
    <w:pPr>
      <w:ind w:left="480"/>
      <w:jc w:val="left"/>
    </w:pPr>
    <w:rPr>
      <w:rFonts w:asciiTheme="minorHAnsi" w:hAnsiTheme="minorHAnsi" w:cstheme="minorHAnsi"/>
      <w:i/>
      <w:iCs/>
      <w:sz w:val="20"/>
      <w:szCs w:val="20"/>
    </w:rPr>
  </w:style>
  <w:style w:type="paragraph" w:styleId="20">
    <w:name w:val="toc 8"/>
    <w:basedOn w:val="1"/>
    <w:next w:val="1"/>
    <w:qFormat/>
    <w:uiPriority w:val="39"/>
    <w:pPr>
      <w:ind w:left="1680"/>
      <w:jc w:val="left"/>
    </w:pPr>
    <w:rPr>
      <w:rFonts w:asciiTheme="minorHAnsi" w:hAnsiTheme="minorHAnsi" w:cstheme="minorHAnsi"/>
      <w:sz w:val="18"/>
      <w:szCs w:val="18"/>
    </w:rPr>
  </w:style>
  <w:style w:type="paragraph" w:styleId="21">
    <w:name w:val="Date"/>
    <w:basedOn w:val="1"/>
    <w:next w:val="1"/>
    <w:qFormat/>
    <w:uiPriority w:val="0"/>
    <w:pPr>
      <w:ind w:left="100" w:leftChars="2500"/>
    </w:pPr>
  </w:style>
  <w:style w:type="paragraph" w:styleId="22">
    <w:name w:val="Body Text Indent 2"/>
    <w:basedOn w:val="1"/>
    <w:qFormat/>
    <w:uiPriority w:val="0"/>
    <w:pPr>
      <w:spacing w:after="120" w:line="480" w:lineRule="auto"/>
      <w:ind w:left="420" w:leftChars="200" w:firstLine="200" w:firstLineChars="200"/>
      <w:jc w:val="left"/>
    </w:pPr>
  </w:style>
  <w:style w:type="paragraph" w:styleId="23">
    <w:name w:val="Balloon Text"/>
    <w:basedOn w:val="1"/>
    <w:link w:val="57"/>
    <w:qFormat/>
    <w:uiPriority w:val="0"/>
    <w:rPr>
      <w:sz w:val="18"/>
      <w:szCs w:val="18"/>
      <w:lang w:val="zh-CN" w:eastAsia="zh-CN"/>
    </w:rPr>
  </w:style>
  <w:style w:type="paragraph" w:styleId="24">
    <w:name w:val="footer"/>
    <w:basedOn w:val="1"/>
    <w:link w:val="52"/>
    <w:qFormat/>
    <w:uiPriority w:val="0"/>
    <w:pPr>
      <w:tabs>
        <w:tab w:val="center" w:pos="4153"/>
        <w:tab w:val="right" w:pos="8306"/>
      </w:tabs>
      <w:snapToGrid w:val="0"/>
      <w:ind w:firstLine="200" w:firstLineChars="200"/>
      <w:jc w:val="left"/>
    </w:pPr>
    <w:rPr>
      <w:sz w:val="18"/>
      <w:szCs w:val="18"/>
    </w:rPr>
  </w:style>
  <w:style w:type="paragraph" w:styleId="25">
    <w:name w:val="header"/>
    <w:basedOn w:val="1"/>
    <w:link w:val="51"/>
    <w:qFormat/>
    <w:uiPriority w:val="99"/>
    <w:pPr>
      <w:pBdr>
        <w:bottom w:val="single" w:color="auto" w:sz="6" w:space="1"/>
      </w:pBdr>
      <w:tabs>
        <w:tab w:val="center" w:pos="4153"/>
        <w:tab w:val="right" w:pos="8306"/>
      </w:tabs>
      <w:snapToGrid w:val="0"/>
      <w:ind w:firstLine="200" w:firstLineChars="200"/>
      <w:jc w:val="center"/>
    </w:pPr>
    <w:rPr>
      <w:sz w:val="18"/>
      <w:szCs w:val="18"/>
    </w:rPr>
  </w:style>
  <w:style w:type="paragraph" w:styleId="26">
    <w:name w:val="toc 1"/>
    <w:basedOn w:val="1"/>
    <w:next w:val="1"/>
    <w:qFormat/>
    <w:uiPriority w:val="39"/>
    <w:pPr>
      <w:tabs>
        <w:tab w:val="left" w:pos="480"/>
        <w:tab w:val="right" w:leader="dot" w:pos="8949"/>
      </w:tabs>
      <w:spacing w:before="120" w:after="120"/>
      <w:jc w:val="left"/>
    </w:pPr>
    <w:rPr>
      <w:rFonts w:eastAsia="黑体"/>
      <w:bCs/>
      <w:sz w:val="28"/>
      <w:szCs w:val="28"/>
    </w:rPr>
  </w:style>
  <w:style w:type="paragraph" w:styleId="27">
    <w:name w:val="toc 4"/>
    <w:basedOn w:val="1"/>
    <w:next w:val="1"/>
    <w:qFormat/>
    <w:uiPriority w:val="39"/>
    <w:pPr>
      <w:ind w:left="720"/>
      <w:jc w:val="left"/>
    </w:pPr>
    <w:rPr>
      <w:rFonts w:asciiTheme="minorHAnsi" w:hAnsiTheme="minorHAnsi" w:cstheme="minorHAnsi"/>
      <w:sz w:val="18"/>
      <w:szCs w:val="18"/>
    </w:rPr>
  </w:style>
  <w:style w:type="paragraph" w:styleId="28">
    <w:name w:val="footnote text"/>
    <w:basedOn w:val="1"/>
    <w:semiHidden/>
    <w:qFormat/>
    <w:uiPriority w:val="0"/>
    <w:pPr>
      <w:snapToGrid w:val="0"/>
      <w:jc w:val="left"/>
    </w:pPr>
    <w:rPr>
      <w:sz w:val="18"/>
      <w:szCs w:val="18"/>
    </w:rPr>
  </w:style>
  <w:style w:type="paragraph" w:styleId="29">
    <w:name w:val="toc 6"/>
    <w:basedOn w:val="1"/>
    <w:next w:val="1"/>
    <w:qFormat/>
    <w:uiPriority w:val="39"/>
    <w:pPr>
      <w:ind w:left="1200"/>
      <w:jc w:val="left"/>
    </w:pPr>
    <w:rPr>
      <w:rFonts w:asciiTheme="minorHAnsi" w:hAnsiTheme="minorHAnsi" w:cstheme="minorHAnsi"/>
      <w:sz w:val="18"/>
      <w:szCs w:val="18"/>
    </w:rPr>
  </w:style>
  <w:style w:type="paragraph" w:styleId="30">
    <w:name w:val="toc 2"/>
    <w:basedOn w:val="1"/>
    <w:next w:val="1"/>
    <w:qFormat/>
    <w:uiPriority w:val="39"/>
    <w:pPr>
      <w:tabs>
        <w:tab w:val="left" w:pos="960"/>
        <w:tab w:val="right" w:leader="dot" w:pos="8949"/>
      </w:tabs>
      <w:ind w:left="240"/>
      <w:jc w:val="left"/>
    </w:pPr>
    <w:rPr>
      <w:rFonts w:ascii="宋体" w:hAnsi="宋体" w:cstheme="minorHAnsi"/>
      <w:smallCaps/>
      <w:sz w:val="28"/>
      <w:szCs w:val="28"/>
    </w:rPr>
  </w:style>
  <w:style w:type="paragraph" w:styleId="31">
    <w:name w:val="toc 9"/>
    <w:basedOn w:val="1"/>
    <w:next w:val="1"/>
    <w:qFormat/>
    <w:uiPriority w:val="39"/>
    <w:pPr>
      <w:ind w:left="1920"/>
      <w:jc w:val="left"/>
    </w:pPr>
    <w:rPr>
      <w:rFonts w:asciiTheme="minorHAnsi" w:hAnsiTheme="minorHAnsi" w:cstheme="minorHAnsi"/>
      <w:sz w:val="18"/>
      <w:szCs w:val="18"/>
    </w:rPr>
  </w:style>
  <w:style w:type="paragraph" w:styleId="32">
    <w:name w:val="Body Text 2"/>
    <w:basedOn w:val="1"/>
    <w:qFormat/>
    <w:uiPriority w:val="0"/>
    <w:pPr>
      <w:spacing w:after="120" w:line="480" w:lineRule="auto"/>
    </w:pPr>
  </w:style>
  <w:style w:type="paragraph" w:styleId="33">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4">
    <w:name w:val="Title"/>
    <w:basedOn w:val="1"/>
    <w:qFormat/>
    <w:uiPriority w:val="0"/>
    <w:pPr>
      <w:spacing w:before="240" w:after="60"/>
      <w:jc w:val="center"/>
      <w:outlineLvl w:val="0"/>
    </w:pPr>
    <w:rPr>
      <w:rFonts w:ascii="Arial" w:hAnsi="Arial" w:cs="Arial"/>
      <w:b/>
      <w:bCs/>
      <w:sz w:val="32"/>
      <w:szCs w:val="32"/>
    </w:rPr>
  </w:style>
  <w:style w:type="paragraph" w:styleId="35">
    <w:name w:val="annotation subject"/>
    <w:basedOn w:val="15"/>
    <w:next w:val="15"/>
    <w:link w:val="80"/>
    <w:qFormat/>
    <w:uiPriority w:val="0"/>
    <w:rPr>
      <w:b/>
      <w:bCs/>
    </w:rPr>
  </w:style>
  <w:style w:type="paragraph" w:styleId="36">
    <w:name w:val="Body Text First Indent"/>
    <w:basedOn w:val="16"/>
    <w:qFormat/>
    <w:uiPriority w:val="0"/>
    <w:pPr>
      <w:ind w:firstLine="420" w:firstLineChars="100"/>
    </w:pPr>
  </w:style>
  <w:style w:type="table" w:styleId="38">
    <w:name w:val="Table Grid"/>
    <w:basedOn w:val="3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List"/>
    <w:basedOn w:val="37"/>
    <w:qFormat/>
    <w:uiPriority w:val="61"/>
    <w:rPr>
      <w:rFonts w:asciiTheme="minorHAnsi" w:hAnsiTheme="minorHAnsi" w:eastAsiaTheme="minorEastAsia" w:cstheme="minorBidi"/>
      <w:sz w:val="22"/>
      <w:szCs w:val="22"/>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styleId="41">
    <w:name w:val="page number"/>
    <w:basedOn w:val="40"/>
    <w:qFormat/>
    <w:uiPriority w:val="0"/>
  </w:style>
  <w:style w:type="character" w:styleId="42">
    <w:name w:val="Emphasis"/>
    <w:qFormat/>
    <w:uiPriority w:val="0"/>
    <w:rPr>
      <w:i/>
      <w:iCs/>
    </w:rPr>
  </w:style>
  <w:style w:type="character" w:styleId="43">
    <w:name w:val="Hyperlink"/>
    <w:qFormat/>
    <w:uiPriority w:val="99"/>
    <w:rPr>
      <w:color w:val="0000FF"/>
      <w:u w:val="single"/>
    </w:rPr>
  </w:style>
  <w:style w:type="character" w:styleId="44">
    <w:name w:val="annotation reference"/>
    <w:qFormat/>
    <w:uiPriority w:val="0"/>
    <w:rPr>
      <w:sz w:val="21"/>
      <w:szCs w:val="21"/>
    </w:rPr>
  </w:style>
  <w:style w:type="character" w:styleId="45">
    <w:name w:val="footnote reference"/>
    <w:semiHidden/>
    <w:qFormat/>
    <w:uiPriority w:val="0"/>
    <w:rPr>
      <w:rFonts w:eastAsia="嬋体"/>
      <w:sz w:val="24"/>
      <w:szCs w:val="24"/>
      <w:vertAlign w:val="superscript"/>
      <w:lang w:val="en-US" w:eastAsia="en-US" w:bidi="ar-SA"/>
    </w:rPr>
  </w:style>
  <w:style w:type="character" w:customStyle="1" w:styleId="46">
    <w:name w:val="标题 3 字符"/>
    <w:link w:val="4"/>
    <w:qFormat/>
    <w:uiPriority w:val="0"/>
    <w:rPr>
      <w:rFonts w:eastAsia="黑体"/>
      <w:kern w:val="2"/>
      <w:sz w:val="24"/>
      <w:szCs w:val="32"/>
    </w:rPr>
  </w:style>
  <w:style w:type="character" w:customStyle="1" w:styleId="47">
    <w:name w:val="标题 4 字符"/>
    <w:link w:val="5"/>
    <w:qFormat/>
    <w:uiPriority w:val="0"/>
    <w:rPr>
      <w:b/>
      <w:bCs/>
      <w:kern w:val="2"/>
      <w:sz w:val="24"/>
      <w:szCs w:val="28"/>
    </w:rPr>
  </w:style>
  <w:style w:type="paragraph" w:customStyle="1" w:styleId="48">
    <w:name w:val="标题2"/>
    <w:basedOn w:val="3"/>
    <w:qFormat/>
    <w:uiPriority w:val="0"/>
    <w:rPr>
      <w:bCs w:val="0"/>
    </w:rPr>
  </w:style>
  <w:style w:type="paragraph" w:customStyle="1" w:styleId="49">
    <w:name w:val="标题3"/>
    <w:basedOn w:val="4"/>
    <w:next w:val="5"/>
    <w:qFormat/>
    <w:uiPriority w:val="0"/>
  </w:style>
  <w:style w:type="paragraph" w:customStyle="1" w:styleId="50">
    <w:name w:val="表格"/>
    <w:basedOn w:val="1"/>
    <w:qFormat/>
    <w:uiPriority w:val="0"/>
    <w:pPr>
      <w:jc w:val="center"/>
    </w:pPr>
  </w:style>
  <w:style w:type="character" w:customStyle="1" w:styleId="51">
    <w:name w:val="页眉 字符"/>
    <w:link w:val="25"/>
    <w:qFormat/>
    <w:uiPriority w:val="99"/>
    <w:rPr>
      <w:rFonts w:eastAsia="宋体"/>
      <w:kern w:val="2"/>
      <w:sz w:val="18"/>
      <w:szCs w:val="18"/>
      <w:lang w:val="en-US" w:eastAsia="zh-CN" w:bidi="ar-SA"/>
    </w:rPr>
  </w:style>
  <w:style w:type="character" w:customStyle="1" w:styleId="52">
    <w:name w:val="页脚 字符"/>
    <w:link w:val="24"/>
    <w:qFormat/>
    <w:uiPriority w:val="0"/>
    <w:rPr>
      <w:rFonts w:eastAsia="宋体"/>
      <w:kern w:val="2"/>
      <w:sz w:val="18"/>
      <w:szCs w:val="18"/>
      <w:lang w:val="en-US" w:eastAsia="zh-CN" w:bidi="ar-SA"/>
    </w:rPr>
  </w:style>
  <w:style w:type="paragraph" w:customStyle="1" w:styleId="53">
    <w:name w:val="SPIE reference listing"/>
    <w:basedOn w:val="1"/>
    <w:qFormat/>
    <w:uiPriority w:val="0"/>
    <w:pPr>
      <w:widowControl/>
    </w:pPr>
    <w:rPr>
      <w:kern w:val="0"/>
      <w:sz w:val="20"/>
      <w:szCs w:val="20"/>
      <w:lang w:eastAsia="en-US"/>
    </w:rPr>
  </w:style>
  <w:style w:type="paragraph" w:customStyle="1" w:styleId="54">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5">
    <w:name w:val="word"/>
    <w:basedOn w:val="40"/>
    <w:qFormat/>
    <w:uiPriority w:val="0"/>
  </w:style>
  <w:style w:type="character" w:customStyle="1" w:styleId="56">
    <w:name w:val="trans"/>
    <w:basedOn w:val="40"/>
    <w:qFormat/>
    <w:uiPriority w:val="0"/>
  </w:style>
  <w:style w:type="character" w:customStyle="1" w:styleId="57">
    <w:name w:val="批注框文本 字符"/>
    <w:link w:val="23"/>
    <w:qFormat/>
    <w:uiPriority w:val="0"/>
    <w:rPr>
      <w:rFonts w:eastAsia="宋体"/>
      <w:kern w:val="2"/>
      <w:sz w:val="18"/>
      <w:szCs w:val="18"/>
      <w:lang w:val="zh-CN" w:eastAsia="zh-CN" w:bidi="ar-SA"/>
    </w:rPr>
  </w:style>
  <w:style w:type="paragraph" w:customStyle="1" w:styleId="58">
    <w:name w:val="Char1 Char Char Char"/>
    <w:basedOn w:val="1"/>
    <w:qFormat/>
    <w:uiPriority w:val="0"/>
    <w:rPr>
      <w:szCs w:val="20"/>
    </w:rPr>
  </w:style>
  <w:style w:type="paragraph" w:customStyle="1" w:styleId="59">
    <w:name w:val="中等深浅网格 1 - 强调文字颜色 21"/>
    <w:basedOn w:val="1"/>
    <w:qFormat/>
    <w:uiPriority w:val="0"/>
    <w:pPr>
      <w:ind w:firstLine="420" w:firstLineChars="200"/>
    </w:pPr>
    <w:rPr>
      <w:szCs w:val="22"/>
    </w:rPr>
  </w:style>
  <w:style w:type="paragraph" w:customStyle="1" w:styleId="60">
    <w:name w:val="样式1"/>
    <w:basedOn w:val="5"/>
    <w:qFormat/>
    <w:uiPriority w:val="0"/>
    <w:pPr>
      <w:keepNext w:val="0"/>
      <w:keepLines w:val="0"/>
      <w:spacing w:before="100" w:line="300" w:lineRule="auto"/>
    </w:pPr>
    <w:rPr>
      <w:b w:val="0"/>
      <w:lang w:val="zh-CN" w:eastAsia="zh-CN"/>
    </w:rPr>
  </w:style>
  <w:style w:type="paragraph" w:customStyle="1" w:styleId="61">
    <w:name w:val="样式4"/>
    <w:basedOn w:val="5"/>
    <w:qFormat/>
    <w:uiPriority w:val="0"/>
    <w:pPr>
      <w:keepNext w:val="0"/>
      <w:keepLines w:val="0"/>
      <w:spacing w:before="100" w:line="377" w:lineRule="auto"/>
    </w:pPr>
    <w:rPr>
      <w:b w:val="0"/>
      <w:szCs w:val="24"/>
      <w:lang w:val="zh-CN" w:eastAsia="zh-CN"/>
    </w:rPr>
  </w:style>
  <w:style w:type="paragraph" w:customStyle="1" w:styleId="62">
    <w:name w:val="样式2"/>
    <w:basedOn w:val="5"/>
    <w:qFormat/>
    <w:uiPriority w:val="0"/>
    <w:pPr>
      <w:keepNext w:val="0"/>
      <w:keepLines w:val="0"/>
      <w:spacing w:before="100" w:line="377" w:lineRule="auto"/>
    </w:pPr>
    <w:rPr>
      <w:b w:val="0"/>
      <w:szCs w:val="24"/>
      <w:lang w:val="zh-CN" w:eastAsia="zh-CN"/>
    </w:rPr>
  </w:style>
  <w:style w:type="character" w:customStyle="1" w:styleId="63">
    <w:name w:val="apple-style-span"/>
    <w:basedOn w:val="40"/>
    <w:qFormat/>
    <w:uiPriority w:val="0"/>
  </w:style>
  <w:style w:type="character" w:customStyle="1" w:styleId="64">
    <w:name w:val="apple-converted-space"/>
    <w:basedOn w:val="40"/>
    <w:qFormat/>
    <w:uiPriority w:val="0"/>
  </w:style>
  <w:style w:type="paragraph" w:customStyle="1" w:styleId="65">
    <w:name w:val="样式 标题 4 + 宋体"/>
    <w:basedOn w:val="5"/>
    <w:qFormat/>
    <w:uiPriority w:val="0"/>
    <w:pPr>
      <w:keepNext w:val="0"/>
      <w:keepLines w:val="0"/>
      <w:spacing w:before="100" w:line="300" w:lineRule="auto"/>
    </w:pPr>
    <w:rPr>
      <w:rFonts w:ascii="宋体" w:hAnsi="宋体"/>
      <w:b w:val="0"/>
      <w:lang w:val="zh-CN" w:eastAsia="zh-CN"/>
    </w:rPr>
  </w:style>
  <w:style w:type="paragraph" w:customStyle="1" w:styleId="66">
    <w:name w:val="标题 4+"/>
    <w:basedOn w:val="1"/>
    <w:link w:val="67"/>
    <w:qFormat/>
    <w:uiPriority w:val="0"/>
    <w:rPr>
      <w:b/>
    </w:rPr>
  </w:style>
  <w:style w:type="character" w:customStyle="1" w:styleId="67">
    <w:name w:val="标题 4+ Char"/>
    <w:link w:val="66"/>
    <w:qFormat/>
    <w:uiPriority w:val="0"/>
    <w:rPr>
      <w:rFonts w:eastAsia="宋体"/>
      <w:b/>
      <w:kern w:val="2"/>
      <w:sz w:val="24"/>
      <w:szCs w:val="24"/>
      <w:lang w:val="en-US" w:eastAsia="zh-CN" w:bidi="ar-SA"/>
    </w:rPr>
  </w:style>
  <w:style w:type="paragraph" w:customStyle="1" w:styleId="68">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9">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70">
    <w:name w:val="author"/>
    <w:qFormat/>
    <w:uiPriority w:val="0"/>
  </w:style>
  <w:style w:type="character" w:customStyle="1" w:styleId="71">
    <w:name w:val="pubyear"/>
    <w:qFormat/>
    <w:uiPriority w:val="0"/>
  </w:style>
  <w:style w:type="character" w:customStyle="1" w:styleId="72">
    <w:name w:val="chaptertitle"/>
    <w:qFormat/>
    <w:uiPriority w:val="0"/>
  </w:style>
  <w:style w:type="character" w:customStyle="1" w:styleId="73">
    <w:name w:val="editor"/>
    <w:qFormat/>
    <w:uiPriority w:val="0"/>
  </w:style>
  <w:style w:type="character" w:customStyle="1" w:styleId="74">
    <w:name w:val="booktitle"/>
    <w:qFormat/>
    <w:uiPriority w:val="0"/>
  </w:style>
  <w:style w:type="character" w:customStyle="1" w:styleId="75">
    <w:name w:val="edition"/>
    <w:qFormat/>
    <w:uiPriority w:val="0"/>
  </w:style>
  <w:style w:type="character" w:customStyle="1" w:styleId="76">
    <w:name w:val="publisherlocation"/>
    <w:qFormat/>
    <w:uiPriority w:val="0"/>
  </w:style>
  <w:style w:type="paragraph" w:customStyle="1" w:styleId="77">
    <w:name w:val="TOC Heading"/>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8">
    <w:name w:val="description"/>
    <w:qFormat/>
    <w:uiPriority w:val="0"/>
  </w:style>
  <w:style w:type="character" w:customStyle="1" w:styleId="79">
    <w:name w:val="批注文字 字符"/>
    <w:link w:val="15"/>
    <w:qFormat/>
    <w:uiPriority w:val="0"/>
    <w:rPr>
      <w:rFonts w:eastAsia="宋体"/>
      <w:kern w:val="2"/>
      <w:sz w:val="21"/>
      <w:szCs w:val="24"/>
      <w:lang w:val="zh-CN" w:eastAsia="zh-CN" w:bidi="ar-SA"/>
    </w:rPr>
  </w:style>
  <w:style w:type="character" w:customStyle="1" w:styleId="80">
    <w:name w:val="批注主题 字符"/>
    <w:link w:val="35"/>
    <w:qFormat/>
    <w:uiPriority w:val="0"/>
    <w:rPr>
      <w:rFonts w:eastAsia="宋体"/>
      <w:b/>
      <w:bCs/>
      <w:kern w:val="2"/>
      <w:sz w:val="21"/>
      <w:szCs w:val="24"/>
      <w:lang w:val="zh-CN" w:eastAsia="zh-CN" w:bidi="ar-SA"/>
    </w:rPr>
  </w:style>
  <w:style w:type="paragraph" w:styleId="81">
    <w:name w:val="List Paragraph"/>
    <w:basedOn w:val="1"/>
    <w:qFormat/>
    <w:uiPriority w:val="34"/>
    <w:pPr>
      <w:ind w:firstLine="420" w:firstLineChars="200"/>
    </w:pPr>
  </w:style>
  <w:style w:type="character" w:customStyle="1" w:styleId="82">
    <w:name w:val="标题 2 字符"/>
    <w:basedOn w:val="40"/>
    <w:link w:val="3"/>
    <w:qFormat/>
    <w:uiPriority w:val="0"/>
    <w:rPr>
      <w:rFonts w:eastAsia="黑体"/>
      <w:bCs/>
      <w:kern w:val="2"/>
      <w:sz w:val="28"/>
      <w:szCs w:val="32"/>
    </w:rPr>
  </w:style>
  <w:style w:type="character" w:customStyle="1" w:styleId="83">
    <w:name w:val="body31"/>
    <w:basedOn w:val="40"/>
    <w:qFormat/>
    <w:uiPriority w:val="0"/>
    <w:rPr>
      <w:rFonts w:hint="default" w:ascii="Verdana" w:hAnsi="Verdana"/>
      <w:color w:val="000000"/>
      <w:sz w:val="13"/>
      <w:szCs w:val="13"/>
    </w:rPr>
  </w:style>
  <w:style w:type="paragraph" w:customStyle="1" w:styleId="8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5">
    <w:name w:val="Revision"/>
    <w:hidden/>
    <w:semiHidden/>
    <w:qFormat/>
    <w:uiPriority w:val="99"/>
    <w:rPr>
      <w:rFonts w:ascii="Times New Roman" w:hAnsi="Times New Roman" w:eastAsia="宋体" w:cs="Times New Roman"/>
      <w:kern w:val="2"/>
      <w:sz w:val="24"/>
      <w:szCs w:val="24"/>
      <w:lang w:val="en-US" w:eastAsia="zh-CN" w:bidi="ar-SA"/>
    </w:rPr>
  </w:style>
  <w:style w:type="paragraph" w:customStyle="1" w:styleId="86">
    <w:name w:val="图表样式"/>
    <w:basedOn w:val="1"/>
    <w:link w:val="87"/>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7">
    <w:name w:val="图表样式 字符"/>
    <w:link w:val="86"/>
    <w:qFormat/>
    <w:uiPriority w:val="0"/>
    <w:rPr>
      <w:rFonts w:cs="宋体"/>
      <w:kern w:val="2"/>
      <w:sz w:val="21"/>
      <w:szCs w:val="21"/>
      <w:shd w:val="clear" w:color="auto" w:fill="FFFFFF"/>
    </w:rPr>
  </w:style>
  <w:style w:type="character" w:customStyle="1" w:styleId="88">
    <w:name w:val="标题 6 字符"/>
    <w:basedOn w:val="40"/>
    <w:link w:val="7"/>
    <w:semiHidden/>
    <w:qFormat/>
    <w:uiPriority w:val="0"/>
    <w:rPr>
      <w:rFonts w:asciiTheme="majorHAnsi" w:hAnsiTheme="majorHAnsi" w:eastAsiaTheme="majorEastAsia" w:cstheme="majorBidi"/>
      <w:b/>
      <w:bCs/>
      <w:kern w:val="2"/>
      <w:sz w:val="24"/>
      <w:szCs w:val="24"/>
    </w:rPr>
  </w:style>
  <w:style w:type="character" w:customStyle="1" w:styleId="89">
    <w:name w:val="标题 7 字符"/>
    <w:basedOn w:val="40"/>
    <w:link w:val="8"/>
    <w:semiHidden/>
    <w:qFormat/>
    <w:uiPriority w:val="0"/>
    <w:rPr>
      <w:b/>
      <w:bCs/>
      <w:kern w:val="2"/>
      <w:sz w:val="24"/>
      <w:szCs w:val="24"/>
    </w:rPr>
  </w:style>
  <w:style w:type="character" w:customStyle="1" w:styleId="90">
    <w:name w:val="标题 8 字符"/>
    <w:basedOn w:val="40"/>
    <w:link w:val="9"/>
    <w:semiHidden/>
    <w:qFormat/>
    <w:uiPriority w:val="0"/>
    <w:rPr>
      <w:rFonts w:asciiTheme="majorHAnsi" w:hAnsiTheme="majorHAnsi" w:eastAsiaTheme="majorEastAsia" w:cstheme="majorBidi"/>
      <w:kern w:val="2"/>
      <w:sz w:val="24"/>
      <w:szCs w:val="24"/>
    </w:rPr>
  </w:style>
  <w:style w:type="character" w:customStyle="1" w:styleId="91">
    <w:name w:val="标题 9 字符"/>
    <w:basedOn w:val="40"/>
    <w:link w:val="10"/>
    <w:semiHidden/>
    <w:qFormat/>
    <w:uiPriority w:val="0"/>
    <w:rPr>
      <w:rFonts w:asciiTheme="majorHAnsi" w:hAnsiTheme="majorHAnsi" w:eastAsiaTheme="majorEastAsia" w:cstheme="majorBidi"/>
      <w:kern w:val="2"/>
      <w:sz w:val="21"/>
      <w:szCs w:val="21"/>
    </w:rPr>
  </w:style>
  <w:style w:type="character" w:customStyle="1" w:styleId="92">
    <w:name w:val="Unresolved Mention"/>
    <w:basedOn w:val="40"/>
    <w:semiHidden/>
    <w:unhideWhenUsed/>
    <w:qFormat/>
    <w:uiPriority w:val="99"/>
    <w:rPr>
      <w:color w:val="605E5C"/>
      <w:shd w:val="clear" w:color="auto" w:fill="E1DFDD"/>
    </w:rPr>
  </w:style>
  <w:style w:type="character" w:styleId="93">
    <w:name w:val="Placeholder Text"/>
    <w:basedOn w:val="40"/>
    <w:semiHidden/>
    <w:qFormat/>
    <w:uiPriority w:val="99"/>
    <w:rPr>
      <w:color w:val="808080"/>
    </w:rPr>
  </w:style>
  <w:style w:type="character" w:customStyle="1" w:styleId="94">
    <w:name w:val="MTEquationSection"/>
    <w:basedOn w:val="40"/>
    <w:qFormat/>
    <w:uiPriority w:val="0"/>
    <w:rPr>
      <w:b/>
      <w:bCs/>
      <w:vanish/>
      <w:color w:val="FF0000"/>
    </w:rPr>
  </w:style>
  <w:style w:type="paragraph" w:customStyle="1" w:styleId="95">
    <w:name w:val="MTDisplayEquation"/>
    <w:basedOn w:val="1"/>
    <w:next w:val="1"/>
    <w:link w:val="96"/>
    <w:qFormat/>
    <w:uiPriority w:val="0"/>
    <w:pPr>
      <w:tabs>
        <w:tab w:val="center" w:pos="4480"/>
        <w:tab w:val="right" w:pos="8960"/>
      </w:tabs>
      <w:ind w:firstLine="480" w:firstLineChars="200"/>
      <w:jc w:val="center"/>
    </w:pPr>
  </w:style>
  <w:style w:type="character" w:customStyle="1" w:styleId="96">
    <w:name w:val="MTDisplayEquation 字符"/>
    <w:basedOn w:val="40"/>
    <w:link w:val="95"/>
    <w:qFormat/>
    <w:uiPriority w:val="0"/>
    <w:rPr>
      <w:kern w:val="2"/>
      <w:sz w:val="24"/>
      <w:szCs w:val="24"/>
    </w:rPr>
  </w:style>
  <w:style w:type="character" w:customStyle="1" w:styleId="97">
    <w:name w:val="b_regtxt"/>
    <w:basedOn w:val="40"/>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B0CDD2-6C35-47CC-9D06-78D8C3959A8D}">
  <ds:schemaRefs/>
</ds:datastoreItem>
</file>

<file path=docProps/app.xml><?xml version="1.0" encoding="utf-8"?>
<Properties xmlns="http://schemas.openxmlformats.org/officeDocument/2006/extended-properties" xmlns:vt="http://schemas.openxmlformats.org/officeDocument/2006/docPropsVTypes">
  <Template>Normal</Template>
  <Company>Microsoft China</Company>
  <Pages>35</Pages>
  <Words>7468</Words>
  <Characters>14502</Characters>
  <Lines>50</Lines>
  <Paragraphs>14</Paragraphs>
  <TotalTime>23</TotalTime>
  <ScaleCrop>false</ScaleCrop>
  <LinksUpToDate>false</LinksUpToDate>
  <CharactersWithSpaces>15866</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dc:description>NE.Bib</dc:description>
  <cp:lastModifiedBy>GYJ</cp:lastModifiedBy>
  <cp:lastPrinted>2021-10-17T17:00:00Z</cp:lastPrinted>
  <dcterms:modified xsi:type="dcterms:W3CDTF">2022-09-09T02:33:43Z</dcterms:modified>
  <dc:title>分类号</dc:title>
  <cp:revision>301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KSOProductBuildVer">
    <vt:lpwstr>2052-11.1.0.12358</vt:lpwstr>
  </property>
  <property fmtid="{D5CDD505-2E9C-101B-9397-08002B2CF9AE}" pid="6" name="ICV">
    <vt:lpwstr>154E5494FEF74592B673A598E7868BAB</vt:lpwstr>
  </property>
</Properties>
</file>